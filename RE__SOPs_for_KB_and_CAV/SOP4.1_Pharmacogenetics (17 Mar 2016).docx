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140656656"/>
        <w:docPartObj>
          <w:docPartGallery w:val="Cover Pages"/>
          <w:docPartUnique/>
        </w:docPartObj>
      </w:sdtPr>
      <w:sdtEndPr/>
      <w:sdtContent>
        <w:p w14:paraId="6ACF5B77" w14:textId="3028D33D" w:rsidR="00FF3771" w:rsidRDefault="00FF3771">
          <w:r>
            <w:rPr>
              <w:noProof/>
            </w:rPr>
            <mc:AlternateContent>
              <mc:Choice Requires="wpg">
                <w:drawing>
                  <wp:anchor distT="0" distB="0" distL="114300" distR="114300" simplePos="0" relativeHeight="251665408" behindDoc="0" locked="0" layoutInCell="1" allowOverlap="1" wp14:anchorId="2FF4D945" wp14:editId="07C0CFC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226E35EA"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549e39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2" o:title="" recolor="t" rotate="t" type="frame"/>
                    </v:rect>
                    <w10:wrap anchorx="page" anchory="page"/>
                  </v:group>
                </w:pict>
              </mc:Fallback>
            </mc:AlternateContent>
          </w:r>
        </w:p>
        <w:p w14:paraId="1F9A1D09" w14:textId="200E9706" w:rsidR="00FF3771" w:rsidRDefault="001F0D5D">
          <w:pPr>
            <w:rPr>
              <w:noProof/>
            </w:rPr>
          </w:pPr>
          <w:r>
            <w:rPr>
              <w:noProof/>
            </w:rPr>
            <mc:AlternateContent>
              <mc:Choice Requires="wps">
                <w:drawing>
                  <wp:anchor distT="45720" distB="45720" distL="114300" distR="114300" simplePos="0" relativeHeight="251670528" behindDoc="0" locked="0" layoutInCell="1" allowOverlap="1" wp14:anchorId="14DCAD7F" wp14:editId="5587DC38">
                    <wp:simplePos x="0" y="0"/>
                    <wp:positionH relativeFrom="column">
                      <wp:posOffset>3675099</wp:posOffset>
                    </wp:positionH>
                    <wp:positionV relativeFrom="paragraph">
                      <wp:posOffset>3255187</wp:posOffset>
                    </wp:positionV>
                    <wp:extent cx="2282190" cy="752475"/>
                    <wp:effectExtent l="0" t="0" r="381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752475"/>
                            </a:xfrm>
                            <a:prstGeom prst="rect">
                              <a:avLst/>
                            </a:prstGeom>
                            <a:solidFill>
                              <a:srgbClr val="FFFFFF"/>
                            </a:solidFill>
                            <a:ln w="9525">
                              <a:noFill/>
                              <a:miter lim="800000"/>
                              <a:headEnd/>
                              <a:tailEnd/>
                            </a:ln>
                          </wps:spPr>
                          <wps:txbx>
                            <w:txbxContent>
                              <w:p w14:paraId="651919BC" w14:textId="55815B16" w:rsidR="00F21F02" w:rsidRPr="001F0D5D" w:rsidRDefault="00F21F02" w:rsidP="001F0D5D">
                                <w:pPr>
                                  <w:pStyle w:val="Subtitle"/>
                                  <w:jc w:val="right"/>
                                  <w:rPr>
                                    <w:b/>
                                    <w:color w:val="017057" w:themeColor="accent4" w:themeShade="BF"/>
                                    <w:sz w:val="28"/>
                                  </w:rPr>
                                </w:pPr>
                                <w:r w:rsidRPr="001F0D5D">
                                  <w:rPr>
                                    <w:b/>
                                    <w:color w:val="017057" w:themeColor="accent4" w:themeShade="BF"/>
                                    <w:sz w:val="28"/>
                                  </w:rPr>
                                  <w:t xml:space="preserve">SOP </w:t>
                                </w:r>
                                <w:r>
                                  <w:rPr>
                                    <w:b/>
                                    <w:color w:val="017057" w:themeColor="accent4" w:themeShade="BF"/>
                                    <w:sz w:val="28"/>
                                  </w:rPr>
                                  <w:t xml:space="preserve">4.1 </w:t>
                                </w:r>
                                <w:r w:rsidRPr="001F0D5D">
                                  <w:rPr>
                                    <w:b/>
                                    <w:color w:val="017057" w:themeColor="accent4" w:themeShade="BF"/>
                                    <w:sz w:val="28"/>
                                  </w:rPr>
                                  <w:t>in iCMDB</w:t>
                                </w:r>
                              </w:p>
                              <w:p w14:paraId="54662AE8" w14:textId="1C8A1E89" w:rsidR="00F21F02" w:rsidRDefault="00F21F0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type w14:anchorId="14DCAD7F" id="_x0000_t202" coordsize="21600,21600" o:spt="202" path="m,l,21600r21600,l21600,xe">
                    <v:stroke joinstyle="miter"/>
                    <v:path gradientshapeok="t" o:connecttype="rect"/>
                  </v:shapetype>
                  <v:shape id="Text Box 2" o:spid="_x0000_s1026" type="#_x0000_t202" style="position:absolute;left:0;text-align:left;margin-left:289.4pt;margin-top:256.3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7Mj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" stroked="f">
                    <v:textbox style="mso-fit-shape-to-text:t">
                      <w:txbxContent>
                        <w:p w14:paraId="651919BC" w14:textId="55815B16" w:rsidR="00F21F02" w:rsidRPr="001F0D5D" w:rsidRDefault="00F21F02" w:rsidP="001F0D5D">
                          <w:pPr>
                            <w:pStyle w:val="Subtitle"/>
                            <w:jc w:val="right"/>
                            <w:rPr>
                              <w:b/>
                              <w:color w:val="017057" w:themeColor="accent4" w:themeShade="BF"/>
                              <w:sz w:val="28"/>
                            </w:rPr>
                          </w:pPr>
                          <w:r w:rsidRPr="001F0D5D">
                            <w:rPr>
                              <w:b/>
                              <w:color w:val="017057" w:themeColor="accent4" w:themeShade="BF"/>
                              <w:sz w:val="28"/>
                            </w:rPr>
                            <w:t xml:space="preserve">SOP </w:t>
                          </w:r>
                          <w:r>
                            <w:rPr>
                              <w:b/>
                              <w:color w:val="017057" w:themeColor="accent4" w:themeShade="BF"/>
                              <w:sz w:val="28"/>
                            </w:rPr>
                            <w:t xml:space="preserve">4.1 </w:t>
                          </w:r>
                          <w:r w:rsidRPr="001F0D5D">
                            <w:rPr>
                              <w:b/>
                              <w:color w:val="017057" w:themeColor="accent4" w:themeShade="BF"/>
                              <w:sz w:val="28"/>
                            </w:rPr>
                            <w:t>in iCMDB</w:t>
                          </w:r>
                        </w:p>
                        <w:p w14:paraId="54662AE8" w14:textId="1C8A1E89" w:rsidR="00F21F02" w:rsidRDefault="00F21F02"/>
                      </w:txbxContent>
                    </v:textbox>
                    <w10:wrap type="square"/>
                  </v:shape>
                </w:pict>
              </mc:Fallback>
            </mc:AlternateContent>
          </w:r>
          <w:r w:rsidR="00FF3771">
            <w:rPr>
              <w:noProof/>
            </w:rPr>
            <mc:AlternateContent>
              <mc:Choice Requires="wps">
                <w:drawing>
                  <wp:anchor distT="45720" distB="45720" distL="114300" distR="114300" simplePos="0" relativeHeight="251668480" behindDoc="0" locked="0" layoutInCell="1" allowOverlap="1" wp14:anchorId="0B387D6E" wp14:editId="40388C2B">
                    <wp:simplePos x="0" y="0"/>
                    <wp:positionH relativeFrom="column">
                      <wp:posOffset>-223520</wp:posOffset>
                    </wp:positionH>
                    <wp:positionV relativeFrom="paragraph">
                      <wp:posOffset>2621915</wp:posOffset>
                    </wp:positionV>
                    <wp:extent cx="6464300" cy="17329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1732915"/>
                            </a:xfrm>
                            <a:prstGeom prst="rect">
                              <a:avLst/>
                            </a:prstGeom>
                            <a:solidFill>
                              <a:srgbClr val="FFFFFF"/>
                            </a:solidFill>
                            <a:ln w="9525">
                              <a:noFill/>
                              <a:miter lim="800000"/>
                              <a:headEnd/>
                              <a:tailEnd/>
                            </a:ln>
                          </wps:spPr>
                          <wps:txbx>
                            <w:txbxContent>
                              <w:p w14:paraId="00DE7701" w14:textId="1A95423F" w:rsidR="00F21F02" w:rsidRPr="00FF3771" w:rsidRDefault="008B6383" w:rsidP="001F0D5D">
                                <w:pPr>
                                  <w:jc w:val="center"/>
                                </w:pPr>
                                <w:sdt>
                                  <w:sdtPr>
                                    <w:rPr>
                                      <w:rFonts w:asciiTheme="majorHAnsi" w:eastAsiaTheme="majorEastAsia" w:hAnsiTheme="majorHAnsi" w:cstheme="majorBidi"/>
                                      <w:b/>
                                      <w:bCs/>
                                      <w:color w:val="000000" w:themeColor="text1"/>
                                      <w:spacing w:val="-7"/>
                                      <w:sz w:val="40"/>
                                      <w:szCs w:val="48"/>
                                    </w:rPr>
                                    <w:alias w:val="Title"/>
                                    <w:tag w:val=""/>
                                    <w:id w:val="1905950950"/>
                                    <w:dataBinding w:prefixMappings="xmlns:ns0='http://purl.org/dc/elements/1.1/' xmlns:ns1='http://schemas.openxmlformats.org/package/2006/metadata/core-properties' " w:xpath="/ns1:coreProperties[1]/ns0:title[1]" w:storeItemID="{6C3C8BC8-F283-45AE-878A-BAB7291924A1}"/>
                                    <w:text w:multiLine="1"/>
                                  </w:sdtPr>
                                  <w:sdtEndPr/>
                                  <w:sdtContent>
                                    <w:r w:rsidR="00F21F02">
                                      <w:rPr>
                                        <w:rFonts w:asciiTheme="majorHAnsi" w:eastAsiaTheme="majorEastAsia" w:hAnsiTheme="majorHAnsi" w:cstheme="majorBidi"/>
                                        <w:b/>
                                        <w:bCs/>
                                        <w:color w:val="000000" w:themeColor="text1"/>
                                        <w:spacing w:val="-7"/>
                                        <w:sz w:val="40"/>
                                        <w:szCs w:val="48"/>
                                        <w:lang w:val="en-SG"/>
                                      </w:rPr>
                                      <w:t>Standard Operating Procedure of Pharmacogenetics Module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0B387D6E" id="_x0000_s1027" type="#_x0000_t202" style="position:absolute;left:0;text-align:left;margin-left:-17.6pt;margin-top:206.45pt;width:509pt;height:136.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tJQIAACU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" stroked="f">
                    <v:textbox>
                      <w:txbxContent>
                        <w:p w14:paraId="00DE7701" w14:textId="1A95423F" w:rsidR="00F21F02" w:rsidRPr="00FF3771" w:rsidRDefault="00F21F02" w:rsidP="001F0D5D">
                          <w:pPr>
                            <w:jc w:val="center"/>
                          </w:pPr>
                          <w:sdt>
                            <w:sdtPr>
                              <w:rPr>
                                <w:rFonts w:asciiTheme="majorHAnsi" w:eastAsiaTheme="majorEastAsia" w:hAnsiTheme="majorHAnsi" w:cstheme="majorBidi"/>
                                <w:b/>
                                <w:bCs/>
                                <w:color w:val="000000" w:themeColor="text1"/>
                                <w:spacing w:val="-7"/>
                                <w:sz w:val="40"/>
                                <w:szCs w:val="48"/>
                              </w:rPr>
                              <w:alias w:val="Title"/>
                              <w:tag w:val=""/>
                              <w:id w:val="1905950950"/>
                              <w:dataBinding w:prefixMappings="xmlns:ns0='http://purl.org/dc/elements/1.1/' xmlns:ns1='http://schemas.openxmlformats.org/package/2006/metadata/core-properties' " w:xpath="/ns1:coreProperties[1]/ns0:title[1]" w:storeItemID="{6C3C8BC8-F283-45AE-878A-BAB7291924A1}"/>
                              <w:text w:multiLine="1"/>
                            </w:sdtPr>
                            <w:sdtContent>
                              <w:r>
                                <w:rPr>
                                  <w:rFonts w:asciiTheme="majorHAnsi" w:eastAsiaTheme="majorEastAsia" w:hAnsiTheme="majorHAnsi" w:cstheme="majorBidi"/>
                                  <w:b/>
                                  <w:bCs/>
                                  <w:color w:val="000000" w:themeColor="text1"/>
                                  <w:spacing w:val="-7"/>
                                  <w:sz w:val="40"/>
                                  <w:szCs w:val="48"/>
                                  <w:lang w:val="en-SG"/>
                                </w:rPr>
                                <w:t>Standard Operating Procedure of Pharmacogenetics Module</w:t>
                              </w:r>
                            </w:sdtContent>
                          </w:sdt>
                        </w:p>
                      </w:txbxContent>
                    </v:textbox>
                    <w10:wrap type="square"/>
                  </v:shape>
                </w:pict>
              </mc:Fallback>
            </mc:AlternateContent>
          </w:r>
          <w:r w:rsidR="00FF3771">
            <w:rPr>
              <w:noProof/>
            </w:rPr>
            <mc:AlternateContent>
              <mc:Choice Requires="wps">
                <w:drawing>
                  <wp:anchor distT="0" distB="0" distL="114300" distR="114300" simplePos="0" relativeHeight="251664384" behindDoc="0" locked="0" layoutInCell="1" allowOverlap="1" wp14:anchorId="2786BCBF" wp14:editId="12D4EA12">
                    <wp:simplePos x="0" y="0"/>
                    <wp:positionH relativeFrom="page">
                      <wp:posOffset>229235</wp:posOffset>
                    </wp:positionH>
                    <wp:positionV relativeFrom="page">
                      <wp:posOffset>7742629</wp:posOffset>
                    </wp:positionV>
                    <wp:extent cx="7313930" cy="84137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84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6005D" w14:textId="7C5F0086" w:rsidR="00F21F02" w:rsidRPr="00186425" w:rsidRDefault="008B6383" w:rsidP="00FF3771">
                                <w:pPr>
                                  <w:pStyle w:val="Subtitle"/>
                                  <w:jc w:val="right"/>
                                </w:pPr>
                                <w:sdt>
                                  <w:sdtPr>
                                    <w:alias w:val="Abstract"/>
                                    <w:tag w:val=""/>
                                    <w:id w:val="1223566037"/>
                                    <w:showingPlcHdr/>
                                    <w:dataBinding w:prefixMappings="xmlns:ns0='http://schemas.microsoft.com/office/2006/coverPageProps' " w:xpath="/ns0:CoverPageProperties[1]/ns0:Abstract[1]" w:storeItemID="{55AF091B-3C7A-41E3-B477-F2FDAA23CFDA}"/>
                                    <w:text w:multiLine="1"/>
                                  </w:sdtPr>
                                  <w:sdtEndPr/>
                                  <w:sdtContent>
                                    <w:r w:rsidR="00F21F02">
                                      <w:t xml:space="preserve">     </w:t>
                                    </w:r>
                                  </w:sdtContent>
                                </w:sdt>
                                <w:r w:rsidR="00F21F02" w:rsidRPr="00FF3771">
                                  <w:t xml:space="preserve"> </w:t>
                                </w:r>
                                <w:r w:rsidR="00F21F02" w:rsidRPr="004C1652">
                                  <w:t>Version</w:t>
                                </w:r>
                                <w:r w:rsidR="00F21F02" w:rsidRPr="00186425">
                                  <w:t xml:space="preserve"> </w:t>
                                </w:r>
                                <w:r w:rsidR="00F21F02">
                                  <w:t>0.1</w:t>
                                </w:r>
                              </w:p>
                              <w:sdt>
                                <w:sdtPr>
                                  <w:alias w:val="Date"/>
                                  <w:tag w:val="Date"/>
                                  <w:id w:val="-1969358081"/>
                                  <w:date w:fullDate="2016-01-26T00:00:00Z">
                                    <w:dateFormat w:val="MMMM d, yyyy"/>
                                    <w:lid w:val="en-US"/>
                                    <w:storeMappedDataAs w:val="dateTime"/>
                                    <w:calendar w:val="gregorian"/>
                                  </w:date>
                                </w:sdtPr>
                                <w:sdtEndPr/>
                                <w:sdtContent>
                                  <w:p w14:paraId="53B8AECD" w14:textId="74AA9C86" w:rsidR="00F21F02" w:rsidRPr="00092A5D" w:rsidRDefault="00F21F02" w:rsidP="00FF3771">
                                    <w:pPr>
                                      <w:pStyle w:val="Subtitle"/>
                                      <w:jc w:val="right"/>
                                    </w:pPr>
                                    <w:r>
                                      <w:t>January 26, 2016</w:t>
                                    </w:r>
                                  </w:p>
                                </w:sdtContent>
                              </w:sdt>
                              <w:p w14:paraId="0E975087" w14:textId="35A1CB75" w:rsidR="00F21F02" w:rsidRDefault="00F21F0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shape w14:anchorId="2786BCBF" id="Text Box 153" o:spid="_x0000_s1028" type="#_x0000_t202" style="position:absolute;left:0;text-align:left;margin-left:18.05pt;margin-top:609.65pt;width:8in;height:79.5pt;z-index:25166438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" filled="f" stroked="f" strokeweight=".5pt">
                    <v:textbox style="mso-fit-shape-to-text:t" inset="126pt,0,54pt,0">
                      <w:txbxContent>
                        <w:p w14:paraId="1536005D" w14:textId="7C5F0086" w:rsidR="00F21F02" w:rsidRPr="00186425" w:rsidRDefault="00F21F02" w:rsidP="00FF3771">
                          <w:pPr>
                            <w:pStyle w:val="Subtitle"/>
                            <w:jc w:val="right"/>
                          </w:pPr>
                          <w:sdt>
                            <w:sdtPr>
                              <w:alias w:val="Abstract"/>
                              <w:tag w:val=""/>
                              <w:id w:val="1223566037"/>
                              <w:showingPlcHdr/>
                              <w:dataBinding w:prefixMappings="xmlns:ns0='http://schemas.microsoft.com/office/2006/coverPageProps' " w:xpath="/ns0:CoverPageProperties[1]/ns0:Abstract[1]" w:storeItemID="{55AF091B-3C7A-41E3-B477-F2FDAA23CFDA}"/>
                              <w:text w:multiLine="1"/>
                            </w:sdtPr>
                            <w:sdtContent>
                              <w:r>
                                <w:t xml:space="preserve">     </w:t>
                              </w:r>
                            </w:sdtContent>
                          </w:sdt>
                          <w:r w:rsidRPr="00FF3771">
                            <w:t xml:space="preserve"> </w:t>
                          </w:r>
                          <w:r w:rsidRPr="004C1652">
                            <w:t>Version</w:t>
                          </w:r>
                          <w:r w:rsidRPr="00186425">
                            <w:t xml:space="preserve"> </w:t>
                          </w:r>
                          <w:r>
                            <w:t>0.1</w:t>
                          </w:r>
                        </w:p>
                        <w:sdt>
                          <w:sdtPr>
                            <w:alias w:val="Date"/>
                            <w:tag w:val="Date"/>
                            <w:id w:val="-1969358081"/>
                            <w:date w:fullDate="2016-01-26T00:00:00Z">
                              <w:dateFormat w:val="MMMM d, yyyy"/>
                              <w:lid w:val="en-US"/>
                              <w:storeMappedDataAs w:val="dateTime"/>
                              <w:calendar w:val="gregorian"/>
                            </w:date>
                          </w:sdtPr>
                          <w:sdtContent>
                            <w:p w14:paraId="53B8AECD" w14:textId="74AA9C86" w:rsidR="00F21F02" w:rsidRPr="00092A5D" w:rsidRDefault="00F21F02" w:rsidP="00FF3771">
                              <w:pPr>
                                <w:pStyle w:val="Subtitle"/>
                                <w:jc w:val="right"/>
                              </w:pPr>
                              <w:r>
                                <w:t>January 26, 2016</w:t>
                              </w:r>
                            </w:p>
                          </w:sdtContent>
                        </w:sdt>
                        <w:p w14:paraId="0E975087" w14:textId="35A1CB75" w:rsidR="00F21F02" w:rsidRDefault="00F21F02">
                          <w:pPr>
                            <w:pStyle w:val="NoSpacing"/>
                            <w:jc w:val="right"/>
                            <w:rPr>
                              <w:color w:val="595959" w:themeColor="text1" w:themeTint="A6"/>
                              <w:sz w:val="20"/>
                              <w:szCs w:val="20"/>
                            </w:rPr>
                          </w:pPr>
                        </w:p>
                      </w:txbxContent>
                    </v:textbox>
                    <w10:wrap type="square" anchorx="page" anchory="page"/>
                  </v:shape>
                </w:pict>
              </mc:Fallback>
            </mc:AlternateContent>
          </w:r>
          <w:r w:rsidR="00FF3771">
            <w:rPr>
              <w:noProof/>
            </w:rPr>
            <w:drawing>
              <wp:anchor distT="0" distB="0" distL="114300" distR="114300" simplePos="0" relativeHeight="251666432" behindDoc="0" locked="0" layoutInCell="1" allowOverlap="1" wp14:anchorId="2AC7E8BF" wp14:editId="1C415B8A">
                <wp:simplePos x="0" y="0"/>
                <wp:positionH relativeFrom="column">
                  <wp:posOffset>4869711</wp:posOffset>
                </wp:positionH>
                <wp:positionV relativeFrom="paragraph">
                  <wp:posOffset>233384</wp:posOffset>
                </wp:positionV>
                <wp:extent cx="1545220" cy="48519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huo_EMPTY B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220" cy="485192"/>
                        </a:xfrm>
                        <a:prstGeom prst="rect">
                          <a:avLst/>
                        </a:prstGeom>
                      </pic:spPr>
                    </pic:pic>
                  </a:graphicData>
                </a:graphic>
              </wp:anchor>
            </w:drawing>
          </w:r>
          <w:r w:rsidR="00FF3771">
            <w:br w:type="page"/>
          </w:r>
        </w:p>
      </w:sdtContent>
    </w:sdt>
    <w:sdt>
      <w:sdtPr>
        <w:rPr>
          <w:rFonts w:asciiTheme="minorHAnsi" w:eastAsiaTheme="minorEastAsia" w:hAnsiTheme="minorHAnsi" w:cstheme="minorBidi"/>
          <w:b w:val="0"/>
          <w:bCs w:val="0"/>
          <w:caps w:val="0"/>
          <w:smallCaps/>
          <w:spacing w:val="0"/>
          <w:sz w:val="20"/>
          <w:szCs w:val="20"/>
        </w:rPr>
        <w:id w:val="2031374495"/>
        <w:docPartObj>
          <w:docPartGallery w:val="Table of Contents"/>
          <w:docPartUnique/>
        </w:docPartObj>
      </w:sdtPr>
      <w:sdtEndPr>
        <w:rPr>
          <w:smallCaps w:val="0"/>
          <w:noProof/>
          <w:sz w:val="22"/>
          <w:szCs w:val="22"/>
        </w:rPr>
      </w:sdtEndPr>
      <w:sdtContent>
        <w:p w14:paraId="74D941F5" w14:textId="5C2890A8" w:rsidR="00DD7DDE" w:rsidRDefault="00DD7DDE" w:rsidP="00066DF8">
          <w:pPr>
            <w:pStyle w:val="TOCHeading"/>
          </w:pPr>
          <w:r>
            <w:t>Contents</w:t>
          </w:r>
        </w:p>
        <w:p w14:paraId="4DC45734" w14:textId="77777777" w:rsidR="00720464" w:rsidRDefault="00DD7DDE" w:rsidP="004B5402">
          <w:pPr>
            <w:pStyle w:val="TOC1"/>
            <w:spacing w:before="0"/>
            <w:rPr>
              <w:noProof/>
              <w:lang w:val="en-SG"/>
            </w:rPr>
          </w:pPr>
          <w:r>
            <w:fldChar w:fldCharType="begin"/>
          </w:r>
          <w:r>
            <w:instrText xml:space="preserve"> TOC \o "1-3" \h \z \u </w:instrText>
          </w:r>
          <w:r>
            <w:fldChar w:fldCharType="separate"/>
          </w:r>
          <w:hyperlink w:anchor="_Toc437620634" w:history="1">
            <w:r w:rsidR="00720464" w:rsidRPr="009E781A">
              <w:rPr>
                <w:rStyle w:val="Hyperlink"/>
                <w:noProof/>
              </w:rPr>
              <w:t>Summary</w:t>
            </w:r>
            <w:r w:rsidR="00720464">
              <w:rPr>
                <w:noProof/>
                <w:webHidden/>
              </w:rPr>
              <w:tab/>
            </w:r>
            <w:r w:rsidR="00720464">
              <w:rPr>
                <w:noProof/>
                <w:webHidden/>
              </w:rPr>
              <w:fldChar w:fldCharType="begin"/>
            </w:r>
            <w:r w:rsidR="00720464">
              <w:rPr>
                <w:noProof/>
                <w:webHidden/>
              </w:rPr>
              <w:instrText xml:space="preserve"> PAGEREF _Toc437620634 \h </w:instrText>
            </w:r>
            <w:r w:rsidR="00720464">
              <w:rPr>
                <w:noProof/>
                <w:webHidden/>
              </w:rPr>
            </w:r>
            <w:r w:rsidR="00720464">
              <w:rPr>
                <w:noProof/>
                <w:webHidden/>
              </w:rPr>
              <w:fldChar w:fldCharType="separate"/>
            </w:r>
            <w:r w:rsidR="00BB6E63">
              <w:rPr>
                <w:noProof/>
                <w:webHidden/>
              </w:rPr>
              <w:t>2</w:t>
            </w:r>
            <w:r w:rsidR="00720464">
              <w:rPr>
                <w:noProof/>
                <w:webHidden/>
              </w:rPr>
              <w:fldChar w:fldCharType="end"/>
            </w:r>
          </w:hyperlink>
        </w:p>
        <w:p w14:paraId="005241D5" w14:textId="77777777" w:rsidR="00720464" w:rsidRDefault="008B6383" w:rsidP="004B5402">
          <w:pPr>
            <w:pStyle w:val="TOC1"/>
            <w:rPr>
              <w:noProof/>
              <w:lang w:val="en-SG"/>
            </w:rPr>
          </w:pPr>
          <w:hyperlink w:anchor="_Toc437620635" w:history="1">
            <w:r w:rsidR="00720464" w:rsidRPr="009E781A">
              <w:rPr>
                <w:rStyle w:val="Hyperlink"/>
                <w:noProof/>
              </w:rPr>
              <w:t>Introduction and Purpose</w:t>
            </w:r>
            <w:r w:rsidR="00720464">
              <w:rPr>
                <w:noProof/>
                <w:webHidden/>
              </w:rPr>
              <w:tab/>
            </w:r>
            <w:r w:rsidR="00720464">
              <w:rPr>
                <w:noProof/>
                <w:webHidden/>
              </w:rPr>
              <w:fldChar w:fldCharType="begin"/>
            </w:r>
            <w:r w:rsidR="00720464">
              <w:rPr>
                <w:noProof/>
                <w:webHidden/>
              </w:rPr>
              <w:instrText xml:space="preserve"> PAGEREF _Toc437620635 \h </w:instrText>
            </w:r>
            <w:r w:rsidR="00720464">
              <w:rPr>
                <w:noProof/>
                <w:webHidden/>
              </w:rPr>
            </w:r>
            <w:r w:rsidR="00720464">
              <w:rPr>
                <w:noProof/>
                <w:webHidden/>
              </w:rPr>
              <w:fldChar w:fldCharType="separate"/>
            </w:r>
            <w:r w:rsidR="00BB6E63">
              <w:rPr>
                <w:noProof/>
                <w:webHidden/>
              </w:rPr>
              <w:t>4</w:t>
            </w:r>
            <w:r w:rsidR="00720464">
              <w:rPr>
                <w:noProof/>
                <w:webHidden/>
              </w:rPr>
              <w:fldChar w:fldCharType="end"/>
            </w:r>
          </w:hyperlink>
        </w:p>
        <w:p w14:paraId="6EB436FB" w14:textId="77777777" w:rsidR="00720464" w:rsidRDefault="008B6383" w:rsidP="004B5402">
          <w:pPr>
            <w:pStyle w:val="TOC1"/>
            <w:rPr>
              <w:noProof/>
              <w:lang w:val="en-SG"/>
            </w:rPr>
          </w:pPr>
          <w:hyperlink w:anchor="_Toc437620636" w:history="1">
            <w:r w:rsidR="00720464" w:rsidRPr="009E781A">
              <w:rPr>
                <w:rStyle w:val="Hyperlink"/>
                <w:noProof/>
              </w:rPr>
              <w:t>Responsibilities</w:t>
            </w:r>
            <w:r w:rsidR="00720464">
              <w:rPr>
                <w:noProof/>
                <w:webHidden/>
              </w:rPr>
              <w:tab/>
            </w:r>
            <w:r w:rsidR="00720464">
              <w:rPr>
                <w:noProof/>
                <w:webHidden/>
              </w:rPr>
              <w:fldChar w:fldCharType="begin"/>
            </w:r>
            <w:r w:rsidR="00720464">
              <w:rPr>
                <w:noProof/>
                <w:webHidden/>
              </w:rPr>
              <w:instrText xml:space="preserve"> PAGEREF _Toc437620636 \h </w:instrText>
            </w:r>
            <w:r w:rsidR="00720464">
              <w:rPr>
                <w:noProof/>
                <w:webHidden/>
              </w:rPr>
            </w:r>
            <w:r w:rsidR="00720464">
              <w:rPr>
                <w:noProof/>
                <w:webHidden/>
              </w:rPr>
              <w:fldChar w:fldCharType="separate"/>
            </w:r>
            <w:r w:rsidR="00BB6E63">
              <w:rPr>
                <w:noProof/>
                <w:webHidden/>
              </w:rPr>
              <w:t>4</w:t>
            </w:r>
            <w:r w:rsidR="00720464">
              <w:rPr>
                <w:noProof/>
                <w:webHidden/>
              </w:rPr>
              <w:fldChar w:fldCharType="end"/>
            </w:r>
          </w:hyperlink>
        </w:p>
        <w:p w14:paraId="12AE3AA4" w14:textId="77777777" w:rsidR="00720464" w:rsidRDefault="008B6383" w:rsidP="004B5402">
          <w:pPr>
            <w:pStyle w:val="TOC1"/>
            <w:rPr>
              <w:noProof/>
              <w:lang w:val="en-SG"/>
            </w:rPr>
          </w:pPr>
          <w:hyperlink w:anchor="_Toc437620637" w:history="1">
            <w:r w:rsidR="00720464" w:rsidRPr="009E781A">
              <w:rPr>
                <w:rStyle w:val="Hyperlink"/>
                <w:noProof/>
              </w:rPr>
              <w:t>Specific Procedure</w:t>
            </w:r>
            <w:r w:rsidR="00720464">
              <w:rPr>
                <w:noProof/>
                <w:webHidden/>
              </w:rPr>
              <w:tab/>
            </w:r>
            <w:r w:rsidR="00720464">
              <w:rPr>
                <w:noProof/>
                <w:webHidden/>
              </w:rPr>
              <w:fldChar w:fldCharType="begin"/>
            </w:r>
            <w:r w:rsidR="00720464">
              <w:rPr>
                <w:noProof/>
                <w:webHidden/>
              </w:rPr>
              <w:instrText xml:space="preserve"> PAGEREF _Toc437620637 \h </w:instrText>
            </w:r>
            <w:r w:rsidR="00720464">
              <w:rPr>
                <w:noProof/>
                <w:webHidden/>
              </w:rPr>
            </w:r>
            <w:r w:rsidR="00720464">
              <w:rPr>
                <w:noProof/>
                <w:webHidden/>
              </w:rPr>
              <w:fldChar w:fldCharType="separate"/>
            </w:r>
            <w:r w:rsidR="00BB6E63">
              <w:rPr>
                <w:noProof/>
                <w:webHidden/>
              </w:rPr>
              <w:t>4</w:t>
            </w:r>
            <w:r w:rsidR="00720464">
              <w:rPr>
                <w:noProof/>
                <w:webHidden/>
              </w:rPr>
              <w:fldChar w:fldCharType="end"/>
            </w:r>
          </w:hyperlink>
        </w:p>
        <w:p w14:paraId="410C6664" w14:textId="77777777" w:rsidR="00720464" w:rsidRDefault="008B6383" w:rsidP="004B5402">
          <w:pPr>
            <w:pStyle w:val="TOC1"/>
            <w:rPr>
              <w:noProof/>
              <w:lang w:val="en-SG"/>
            </w:rPr>
          </w:pPr>
          <w:hyperlink w:anchor="_Toc437620638" w:history="1">
            <w:r w:rsidR="00720464" w:rsidRPr="009E781A">
              <w:rPr>
                <w:rStyle w:val="Hyperlink"/>
                <w:noProof/>
              </w:rPr>
              <w:t>Reference</w:t>
            </w:r>
            <w:r w:rsidR="00720464">
              <w:rPr>
                <w:noProof/>
                <w:webHidden/>
              </w:rPr>
              <w:tab/>
            </w:r>
            <w:r w:rsidR="00720464">
              <w:rPr>
                <w:noProof/>
                <w:webHidden/>
              </w:rPr>
              <w:fldChar w:fldCharType="begin"/>
            </w:r>
            <w:r w:rsidR="00720464">
              <w:rPr>
                <w:noProof/>
                <w:webHidden/>
              </w:rPr>
              <w:instrText xml:space="preserve"> PAGEREF _Toc437620638 \h </w:instrText>
            </w:r>
            <w:r w:rsidR="00720464">
              <w:rPr>
                <w:noProof/>
                <w:webHidden/>
              </w:rPr>
            </w:r>
            <w:r w:rsidR="00720464">
              <w:rPr>
                <w:noProof/>
                <w:webHidden/>
              </w:rPr>
              <w:fldChar w:fldCharType="separate"/>
            </w:r>
            <w:r w:rsidR="00BB6E63">
              <w:rPr>
                <w:noProof/>
                <w:webHidden/>
              </w:rPr>
              <w:t>7</w:t>
            </w:r>
            <w:r w:rsidR="00720464">
              <w:rPr>
                <w:noProof/>
                <w:webHidden/>
              </w:rPr>
              <w:fldChar w:fldCharType="end"/>
            </w:r>
          </w:hyperlink>
        </w:p>
        <w:p w14:paraId="13C0E8BE" w14:textId="77777777" w:rsidR="00720464" w:rsidRDefault="008B6383">
          <w:pPr>
            <w:pStyle w:val="TOC2"/>
            <w:tabs>
              <w:tab w:val="right" w:leader="dot" w:pos="8990"/>
            </w:tabs>
            <w:rPr>
              <w:noProof/>
              <w:lang w:val="en-SG"/>
            </w:rPr>
          </w:pPr>
          <w:hyperlink w:anchor="_Toc437620639" w:history="1">
            <w:r w:rsidR="00720464" w:rsidRPr="009E781A">
              <w:rPr>
                <w:rStyle w:val="Hyperlink"/>
                <w:noProof/>
              </w:rPr>
              <w:t>Internal and External References</w:t>
            </w:r>
            <w:r w:rsidR="00720464">
              <w:rPr>
                <w:noProof/>
                <w:webHidden/>
              </w:rPr>
              <w:tab/>
            </w:r>
            <w:r w:rsidR="00720464">
              <w:rPr>
                <w:noProof/>
                <w:webHidden/>
              </w:rPr>
              <w:fldChar w:fldCharType="begin"/>
            </w:r>
            <w:r w:rsidR="00720464">
              <w:rPr>
                <w:noProof/>
                <w:webHidden/>
              </w:rPr>
              <w:instrText xml:space="preserve"> PAGEREF _Toc437620639 \h </w:instrText>
            </w:r>
            <w:r w:rsidR="00720464">
              <w:rPr>
                <w:noProof/>
                <w:webHidden/>
              </w:rPr>
            </w:r>
            <w:r w:rsidR="00720464">
              <w:rPr>
                <w:noProof/>
                <w:webHidden/>
              </w:rPr>
              <w:fldChar w:fldCharType="separate"/>
            </w:r>
            <w:r w:rsidR="00BB6E63">
              <w:rPr>
                <w:noProof/>
                <w:webHidden/>
              </w:rPr>
              <w:t>7</w:t>
            </w:r>
            <w:r w:rsidR="00720464">
              <w:rPr>
                <w:noProof/>
                <w:webHidden/>
              </w:rPr>
              <w:fldChar w:fldCharType="end"/>
            </w:r>
          </w:hyperlink>
        </w:p>
        <w:p w14:paraId="6AAD6F67" w14:textId="77777777" w:rsidR="00720464" w:rsidRDefault="008B6383">
          <w:pPr>
            <w:pStyle w:val="TOC2"/>
            <w:tabs>
              <w:tab w:val="right" w:leader="dot" w:pos="8990"/>
            </w:tabs>
            <w:rPr>
              <w:noProof/>
              <w:lang w:val="en-SG"/>
            </w:rPr>
          </w:pPr>
          <w:hyperlink w:anchor="_Toc437620640" w:history="1">
            <w:r w:rsidR="00720464" w:rsidRPr="009E781A">
              <w:rPr>
                <w:rStyle w:val="Hyperlink"/>
                <w:noProof/>
              </w:rPr>
              <w:t>External References</w:t>
            </w:r>
            <w:r w:rsidR="00720464">
              <w:rPr>
                <w:noProof/>
                <w:webHidden/>
              </w:rPr>
              <w:tab/>
            </w:r>
            <w:r w:rsidR="00720464">
              <w:rPr>
                <w:noProof/>
                <w:webHidden/>
              </w:rPr>
              <w:fldChar w:fldCharType="begin"/>
            </w:r>
            <w:r w:rsidR="00720464">
              <w:rPr>
                <w:noProof/>
                <w:webHidden/>
              </w:rPr>
              <w:instrText xml:space="preserve"> PAGEREF _Toc437620640 \h </w:instrText>
            </w:r>
            <w:r w:rsidR="00720464">
              <w:rPr>
                <w:noProof/>
                <w:webHidden/>
              </w:rPr>
            </w:r>
            <w:r w:rsidR="00720464">
              <w:rPr>
                <w:noProof/>
                <w:webHidden/>
              </w:rPr>
              <w:fldChar w:fldCharType="separate"/>
            </w:r>
            <w:r w:rsidR="00BB6E63">
              <w:rPr>
                <w:noProof/>
                <w:webHidden/>
              </w:rPr>
              <w:t>7</w:t>
            </w:r>
            <w:r w:rsidR="00720464">
              <w:rPr>
                <w:noProof/>
                <w:webHidden/>
              </w:rPr>
              <w:fldChar w:fldCharType="end"/>
            </w:r>
          </w:hyperlink>
        </w:p>
        <w:p w14:paraId="1A97ACF8" w14:textId="77777777" w:rsidR="00720464" w:rsidRDefault="008B6383" w:rsidP="004B5402">
          <w:pPr>
            <w:pStyle w:val="TOC1"/>
            <w:rPr>
              <w:noProof/>
              <w:lang w:val="en-SG"/>
            </w:rPr>
          </w:pPr>
          <w:hyperlink w:anchor="_Toc437620641" w:history="1">
            <w:r w:rsidR="00720464" w:rsidRPr="009E781A">
              <w:rPr>
                <w:rStyle w:val="Hyperlink"/>
                <w:noProof/>
              </w:rPr>
              <w:t>Change History</w:t>
            </w:r>
            <w:r w:rsidR="00720464">
              <w:rPr>
                <w:noProof/>
                <w:webHidden/>
              </w:rPr>
              <w:tab/>
            </w:r>
            <w:r w:rsidR="00720464">
              <w:rPr>
                <w:noProof/>
                <w:webHidden/>
              </w:rPr>
              <w:fldChar w:fldCharType="begin"/>
            </w:r>
            <w:r w:rsidR="00720464">
              <w:rPr>
                <w:noProof/>
                <w:webHidden/>
              </w:rPr>
              <w:instrText xml:space="preserve"> PAGEREF _Toc437620641 \h </w:instrText>
            </w:r>
            <w:r w:rsidR="00720464">
              <w:rPr>
                <w:noProof/>
                <w:webHidden/>
              </w:rPr>
            </w:r>
            <w:r w:rsidR="00720464">
              <w:rPr>
                <w:noProof/>
                <w:webHidden/>
              </w:rPr>
              <w:fldChar w:fldCharType="separate"/>
            </w:r>
            <w:r w:rsidR="00BB6E63">
              <w:rPr>
                <w:noProof/>
                <w:webHidden/>
              </w:rPr>
              <w:t>7</w:t>
            </w:r>
            <w:r w:rsidR="00720464">
              <w:rPr>
                <w:noProof/>
                <w:webHidden/>
              </w:rPr>
              <w:fldChar w:fldCharType="end"/>
            </w:r>
          </w:hyperlink>
        </w:p>
        <w:p w14:paraId="47D364CF" w14:textId="77777777" w:rsidR="00DD7DDE" w:rsidRDefault="00DD7DDE" w:rsidP="00066DF8">
          <w:r>
            <w:rPr>
              <w:noProof/>
            </w:rPr>
            <w:fldChar w:fldCharType="end"/>
          </w:r>
        </w:p>
      </w:sdtContent>
    </w:sdt>
    <w:p w14:paraId="350E2040" w14:textId="77777777" w:rsidR="00F90085" w:rsidRDefault="00F90085" w:rsidP="00F90085">
      <w:pPr>
        <w:rPr>
          <w:rFonts w:asciiTheme="majorHAnsi" w:eastAsiaTheme="majorEastAsia" w:hAnsiTheme="majorHAnsi" w:cstheme="majorBidi"/>
          <w:b/>
          <w:bCs/>
          <w:caps/>
          <w:spacing w:val="4"/>
          <w:sz w:val="28"/>
          <w:szCs w:val="28"/>
        </w:rPr>
      </w:pPr>
    </w:p>
    <w:p w14:paraId="79F80420" w14:textId="77777777" w:rsidR="00F90085" w:rsidRDefault="00F90085" w:rsidP="00F90085">
      <w:pPr>
        <w:rPr>
          <w:rFonts w:asciiTheme="majorHAnsi" w:eastAsiaTheme="majorEastAsia" w:hAnsiTheme="majorHAnsi" w:cstheme="majorBidi"/>
          <w:b/>
          <w:bCs/>
          <w:caps/>
          <w:spacing w:val="4"/>
          <w:sz w:val="28"/>
          <w:szCs w:val="28"/>
        </w:rPr>
      </w:pPr>
    </w:p>
    <w:p w14:paraId="3AC32767" w14:textId="77777777" w:rsidR="00F90085" w:rsidRDefault="00F90085" w:rsidP="00F90085">
      <w:pPr>
        <w:rPr>
          <w:rFonts w:asciiTheme="majorHAnsi" w:eastAsiaTheme="majorEastAsia" w:hAnsiTheme="majorHAnsi" w:cstheme="majorBidi"/>
          <w:b/>
          <w:bCs/>
          <w:caps/>
          <w:spacing w:val="4"/>
          <w:sz w:val="28"/>
          <w:szCs w:val="28"/>
        </w:rPr>
      </w:pPr>
    </w:p>
    <w:p w14:paraId="06245DAC" w14:textId="36CC716F" w:rsidR="00F90085" w:rsidRPr="0095149C" w:rsidRDefault="00F90085" w:rsidP="00F90085">
      <w:pPr>
        <w:rPr>
          <w:rFonts w:asciiTheme="majorHAnsi" w:eastAsiaTheme="majorEastAsia" w:hAnsiTheme="majorHAnsi" w:cstheme="majorBidi"/>
          <w:b/>
          <w:bCs/>
          <w:caps/>
          <w:spacing w:val="4"/>
          <w:sz w:val="28"/>
          <w:szCs w:val="28"/>
        </w:rPr>
      </w:pPr>
      <w:r w:rsidRPr="0095149C">
        <w:rPr>
          <w:rFonts w:asciiTheme="majorHAnsi" w:eastAsiaTheme="majorEastAsia" w:hAnsiTheme="majorHAnsi" w:cstheme="majorBidi"/>
          <w:b/>
          <w:bCs/>
          <w:caps/>
          <w:spacing w:val="4"/>
          <w:sz w:val="28"/>
          <w:szCs w:val="28"/>
        </w:rPr>
        <w:t>T</w:t>
      </w:r>
      <w:r w:rsidRPr="0095149C">
        <w:rPr>
          <w:rFonts w:asciiTheme="majorHAnsi" w:eastAsiaTheme="majorEastAsia" w:hAnsiTheme="majorHAnsi" w:cstheme="majorBidi" w:hint="eastAsia"/>
          <w:b/>
          <w:bCs/>
          <w:caps/>
          <w:spacing w:val="4"/>
          <w:sz w:val="28"/>
          <w:szCs w:val="28"/>
        </w:rPr>
        <w:t>ables</w:t>
      </w:r>
      <w:r w:rsidRPr="0095149C">
        <w:rPr>
          <w:rFonts w:asciiTheme="majorHAnsi" w:eastAsiaTheme="majorEastAsia" w:hAnsiTheme="majorHAnsi" w:cstheme="majorBidi"/>
          <w:b/>
          <w:bCs/>
          <w:caps/>
          <w:spacing w:val="4"/>
          <w:sz w:val="28"/>
          <w:szCs w:val="28"/>
        </w:rPr>
        <w:t xml:space="preserve"> </w:t>
      </w:r>
    </w:p>
    <w:p w14:paraId="34ACA719" w14:textId="2BF1FD66" w:rsidR="001075A5" w:rsidRDefault="00F90085">
      <w:pPr>
        <w:pStyle w:val="TableofFigures"/>
        <w:tabs>
          <w:tab w:val="right" w:leader="dot" w:pos="8990"/>
        </w:tabs>
        <w:rPr>
          <w:noProof/>
          <w:lang w:val="en-SG" w:eastAsia="en-SG"/>
        </w:rPr>
      </w:pPr>
      <w:r>
        <w:fldChar w:fldCharType="begin"/>
      </w:r>
      <w:r>
        <w:instrText xml:space="preserve"> TOC \h \z \c "Table" </w:instrText>
      </w:r>
      <w:r>
        <w:fldChar w:fldCharType="separate"/>
      </w:r>
      <w:hyperlink w:anchor="_Toc444683057" w:history="1">
        <w:r w:rsidR="001075A5" w:rsidRPr="000A2524">
          <w:rPr>
            <w:rStyle w:val="Hyperlink"/>
            <w:noProof/>
          </w:rPr>
          <w:t xml:space="preserve">Table 1 Summary of SOP in Pharmacogenetics (using “CYP2C9” in </w:t>
        </w:r>
        <w:r w:rsidR="001075A5" w:rsidRPr="000A2524">
          <w:rPr>
            <w:rStyle w:val="Hyperlink"/>
            <w:i/>
            <w:noProof/>
          </w:rPr>
          <w:t>Homo sapiens/human</w:t>
        </w:r>
        <w:r w:rsidR="001075A5" w:rsidRPr="000A2524">
          <w:rPr>
            <w:rStyle w:val="Hyperlink"/>
            <w:noProof/>
          </w:rPr>
          <w:t xml:space="preserve"> as example)</w:t>
        </w:r>
        <w:r w:rsidR="001075A5">
          <w:rPr>
            <w:noProof/>
            <w:webHidden/>
          </w:rPr>
          <w:tab/>
        </w:r>
        <w:r w:rsidR="001075A5">
          <w:rPr>
            <w:noProof/>
            <w:webHidden/>
          </w:rPr>
          <w:fldChar w:fldCharType="begin"/>
        </w:r>
        <w:r w:rsidR="001075A5">
          <w:rPr>
            <w:noProof/>
            <w:webHidden/>
          </w:rPr>
          <w:instrText xml:space="preserve"> PAGEREF _Toc444683057 \h </w:instrText>
        </w:r>
        <w:r w:rsidR="001075A5">
          <w:rPr>
            <w:noProof/>
            <w:webHidden/>
          </w:rPr>
        </w:r>
        <w:r w:rsidR="001075A5">
          <w:rPr>
            <w:noProof/>
            <w:webHidden/>
          </w:rPr>
          <w:fldChar w:fldCharType="separate"/>
        </w:r>
        <w:r w:rsidR="001075A5">
          <w:rPr>
            <w:noProof/>
            <w:webHidden/>
          </w:rPr>
          <w:t>2</w:t>
        </w:r>
        <w:r w:rsidR="001075A5">
          <w:rPr>
            <w:noProof/>
            <w:webHidden/>
          </w:rPr>
          <w:fldChar w:fldCharType="end"/>
        </w:r>
      </w:hyperlink>
    </w:p>
    <w:p w14:paraId="5E933A2E" w14:textId="644D22D5" w:rsidR="001075A5" w:rsidRDefault="008B6383">
      <w:pPr>
        <w:pStyle w:val="TableofFigures"/>
        <w:tabs>
          <w:tab w:val="right" w:leader="dot" w:pos="8990"/>
        </w:tabs>
        <w:rPr>
          <w:noProof/>
          <w:lang w:val="en-SG" w:eastAsia="en-SG"/>
        </w:rPr>
      </w:pPr>
      <w:hyperlink w:anchor="_Toc444683058" w:history="1">
        <w:r w:rsidR="001075A5" w:rsidRPr="000A2524">
          <w:rPr>
            <w:rStyle w:val="Hyperlink"/>
            <w:noProof/>
          </w:rPr>
          <w:t>Table 2 Type and description of phenotype</w:t>
        </w:r>
        <w:r w:rsidR="001075A5">
          <w:rPr>
            <w:noProof/>
            <w:webHidden/>
          </w:rPr>
          <w:tab/>
        </w:r>
        <w:r w:rsidR="001075A5">
          <w:rPr>
            <w:noProof/>
            <w:webHidden/>
          </w:rPr>
          <w:fldChar w:fldCharType="begin"/>
        </w:r>
        <w:r w:rsidR="001075A5">
          <w:rPr>
            <w:noProof/>
            <w:webHidden/>
          </w:rPr>
          <w:instrText xml:space="preserve"> PAGEREF _Toc444683058 \h </w:instrText>
        </w:r>
        <w:r w:rsidR="001075A5">
          <w:rPr>
            <w:noProof/>
            <w:webHidden/>
          </w:rPr>
        </w:r>
        <w:r w:rsidR="001075A5">
          <w:rPr>
            <w:noProof/>
            <w:webHidden/>
          </w:rPr>
          <w:fldChar w:fldCharType="separate"/>
        </w:r>
        <w:r w:rsidR="001075A5">
          <w:rPr>
            <w:noProof/>
            <w:webHidden/>
          </w:rPr>
          <w:t>14</w:t>
        </w:r>
        <w:r w:rsidR="001075A5">
          <w:rPr>
            <w:noProof/>
            <w:webHidden/>
          </w:rPr>
          <w:fldChar w:fldCharType="end"/>
        </w:r>
      </w:hyperlink>
    </w:p>
    <w:p w14:paraId="512BD738" w14:textId="7AA778FF" w:rsidR="001075A5" w:rsidRDefault="008B6383">
      <w:pPr>
        <w:pStyle w:val="TableofFigures"/>
        <w:tabs>
          <w:tab w:val="right" w:leader="dot" w:pos="8990"/>
        </w:tabs>
        <w:rPr>
          <w:noProof/>
          <w:lang w:val="en-SG" w:eastAsia="en-SG"/>
        </w:rPr>
      </w:pPr>
      <w:hyperlink w:anchor="_Toc444683059" w:history="1">
        <w:r w:rsidR="001075A5" w:rsidRPr="000A2524">
          <w:rPr>
            <w:rStyle w:val="Hyperlink"/>
            <w:noProof/>
          </w:rPr>
          <w:t>Table 3 Strength of Evidences</w:t>
        </w:r>
        <w:r w:rsidR="001075A5">
          <w:rPr>
            <w:noProof/>
            <w:webHidden/>
          </w:rPr>
          <w:tab/>
        </w:r>
        <w:r w:rsidR="001075A5">
          <w:rPr>
            <w:noProof/>
            <w:webHidden/>
          </w:rPr>
          <w:fldChar w:fldCharType="begin"/>
        </w:r>
        <w:r w:rsidR="001075A5">
          <w:rPr>
            <w:noProof/>
            <w:webHidden/>
          </w:rPr>
          <w:instrText xml:space="preserve"> PAGEREF _Toc444683059 \h </w:instrText>
        </w:r>
        <w:r w:rsidR="001075A5">
          <w:rPr>
            <w:noProof/>
            <w:webHidden/>
          </w:rPr>
        </w:r>
        <w:r w:rsidR="001075A5">
          <w:rPr>
            <w:noProof/>
            <w:webHidden/>
          </w:rPr>
          <w:fldChar w:fldCharType="separate"/>
        </w:r>
        <w:r w:rsidR="001075A5">
          <w:rPr>
            <w:noProof/>
            <w:webHidden/>
          </w:rPr>
          <w:t>14</w:t>
        </w:r>
        <w:r w:rsidR="001075A5">
          <w:rPr>
            <w:noProof/>
            <w:webHidden/>
          </w:rPr>
          <w:fldChar w:fldCharType="end"/>
        </w:r>
      </w:hyperlink>
    </w:p>
    <w:p w14:paraId="19EC5763" w14:textId="5198D999" w:rsidR="001075A5" w:rsidRDefault="008B6383">
      <w:pPr>
        <w:pStyle w:val="TableofFigures"/>
        <w:tabs>
          <w:tab w:val="right" w:leader="dot" w:pos="8990"/>
        </w:tabs>
        <w:rPr>
          <w:noProof/>
          <w:lang w:val="en-SG" w:eastAsia="en-SG"/>
        </w:rPr>
      </w:pPr>
      <w:hyperlink w:anchor="_Toc444683060" w:history="1">
        <w:r w:rsidR="001075A5" w:rsidRPr="000A2524">
          <w:rPr>
            <w:rStyle w:val="Hyperlink"/>
            <w:noProof/>
          </w:rPr>
          <w:t>Table 4 Clinical Annotation Levels of Evidence from PharmGKB</w:t>
        </w:r>
        <w:r w:rsidR="001075A5">
          <w:rPr>
            <w:noProof/>
            <w:webHidden/>
          </w:rPr>
          <w:tab/>
        </w:r>
        <w:r w:rsidR="001075A5">
          <w:rPr>
            <w:noProof/>
            <w:webHidden/>
          </w:rPr>
          <w:fldChar w:fldCharType="begin"/>
        </w:r>
        <w:r w:rsidR="001075A5">
          <w:rPr>
            <w:noProof/>
            <w:webHidden/>
          </w:rPr>
          <w:instrText xml:space="preserve"> PAGEREF _Toc444683060 \h </w:instrText>
        </w:r>
        <w:r w:rsidR="001075A5">
          <w:rPr>
            <w:noProof/>
            <w:webHidden/>
          </w:rPr>
        </w:r>
        <w:r w:rsidR="001075A5">
          <w:rPr>
            <w:noProof/>
            <w:webHidden/>
          </w:rPr>
          <w:fldChar w:fldCharType="separate"/>
        </w:r>
        <w:r w:rsidR="001075A5">
          <w:rPr>
            <w:noProof/>
            <w:webHidden/>
          </w:rPr>
          <w:t>14</w:t>
        </w:r>
        <w:r w:rsidR="001075A5">
          <w:rPr>
            <w:noProof/>
            <w:webHidden/>
          </w:rPr>
          <w:fldChar w:fldCharType="end"/>
        </w:r>
      </w:hyperlink>
    </w:p>
    <w:p w14:paraId="1AE134DA" w14:textId="65947F24" w:rsidR="001075A5" w:rsidRDefault="008B6383">
      <w:pPr>
        <w:pStyle w:val="TableofFigures"/>
        <w:tabs>
          <w:tab w:val="right" w:leader="dot" w:pos="8990"/>
        </w:tabs>
        <w:rPr>
          <w:noProof/>
          <w:lang w:val="en-SG" w:eastAsia="en-SG"/>
        </w:rPr>
      </w:pPr>
      <w:hyperlink w:anchor="_Toc444683061" w:history="1">
        <w:r w:rsidR="001075A5" w:rsidRPr="000A2524">
          <w:rPr>
            <w:rStyle w:val="Hyperlink"/>
            <w:noProof/>
          </w:rPr>
          <w:t>Table 5 Definition of drug response type</w:t>
        </w:r>
        <w:r w:rsidR="001075A5">
          <w:rPr>
            <w:noProof/>
            <w:webHidden/>
          </w:rPr>
          <w:tab/>
        </w:r>
        <w:r w:rsidR="001075A5">
          <w:rPr>
            <w:noProof/>
            <w:webHidden/>
          </w:rPr>
          <w:fldChar w:fldCharType="begin"/>
        </w:r>
        <w:r w:rsidR="001075A5">
          <w:rPr>
            <w:noProof/>
            <w:webHidden/>
          </w:rPr>
          <w:instrText xml:space="preserve"> PAGEREF _Toc444683061 \h </w:instrText>
        </w:r>
        <w:r w:rsidR="001075A5">
          <w:rPr>
            <w:noProof/>
            <w:webHidden/>
          </w:rPr>
        </w:r>
        <w:r w:rsidR="001075A5">
          <w:rPr>
            <w:noProof/>
            <w:webHidden/>
          </w:rPr>
          <w:fldChar w:fldCharType="separate"/>
        </w:r>
        <w:r w:rsidR="001075A5">
          <w:rPr>
            <w:noProof/>
            <w:webHidden/>
          </w:rPr>
          <w:t>15</w:t>
        </w:r>
        <w:r w:rsidR="001075A5">
          <w:rPr>
            <w:noProof/>
            <w:webHidden/>
          </w:rPr>
          <w:fldChar w:fldCharType="end"/>
        </w:r>
      </w:hyperlink>
    </w:p>
    <w:p w14:paraId="4CB55866" w14:textId="7E819943" w:rsidR="001075A5" w:rsidRDefault="008B6383">
      <w:pPr>
        <w:pStyle w:val="TableofFigures"/>
        <w:tabs>
          <w:tab w:val="right" w:leader="dot" w:pos="8990"/>
        </w:tabs>
        <w:rPr>
          <w:noProof/>
          <w:lang w:val="en-SG" w:eastAsia="en-SG"/>
        </w:rPr>
      </w:pPr>
      <w:hyperlink w:anchor="_Toc444683062" w:history="1">
        <w:r w:rsidR="001075A5" w:rsidRPr="000A2524">
          <w:rPr>
            <w:rStyle w:val="Hyperlink"/>
            <w:noProof/>
          </w:rPr>
          <w:t>Table 6 Standard format for values input and comparison</w:t>
        </w:r>
        <w:r w:rsidR="001075A5">
          <w:rPr>
            <w:noProof/>
            <w:webHidden/>
          </w:rPr>
          <w:tab/>
        </w:r>
        <w:r w:rsidR="001075A5">
          <w:rPr>
            <w:noProof/>
            <w:webHidden/>
          </w:rPr>
          <w:fldChar w:fldCharType="begin"/>
        </w:r>
        <w:r w:rsidR="001075A5">
          <w:rPr>
            <w:noProof/>
            <w:webHidden/>
          </w:rPr>
          <w:instrText xml:space="preserve"> PAGEREF _Toc444683062 \h </w:instrText>
        </w:r>
        <w:r w:rsidR="001075A5">
          <w:rPr>
            <w:noProof/>
            <w:webHidden/>
          </w:rPr>
        </w:r>
        <w:r w:rsidR="001075A5">
          <w:rPr>
            <w:noProof/>
            <w:webHidden/>
          </w:rPr>
          <w:fldChar w:fldCharType="separate"/>
        </w:r>
        <w:r w:rsidR="001075A5">
          <w:rPr>
            <w:noProof/>
            <w:webHidden/>
          </w:rPr>
          <w:t>15</w:t>
        </w:r>
        <w:r w:rsidR="001075A5">
          <w:rPr>
            <w:noProof/>
            <w:webHidden/>
          </w:rPr>
          <w:fldChar w:fldCharType="end"/>
        </w:r>
      </w:hyperlink>
    </w:p>
    <w:p w14:paraId="22315B64" w14:textId="6BB59005" w:rsidR="00F90085" w:rsidRDefault="00F90085" w:rsidP="0020508F">
      <w:pPr>
        <w:spacing w:line="480" w:lineRule="auto"/>
        <w:rPr>
          <w:rFonts w:asciiTheme="majorHAnsi" w:eastAsiaTheme="majorEastAsia" w:hAnsiTheme="majorHAnsi" w:cstheme="majorBidi"/>
          <w:b/>
          <w:bCs/>
          <w:caps/>
          <w:spacing w:val="4"/>
          <w:sz w:val="28"/>
          <w:szCs w:val="28"/>
        </w:rPr>
      </w:pPr>
      <w:r>
        <w:fldChar w:fldCharType="end"/>
      </w:r>
      <w:r w:rsidRPr="006F0038">
        <w:rPr>
          <w:rFonts w:asciiTheme="majorHAnsi" w:eastAsiaTheme="majorEastAsia" w:hAnsiTheme="majorHAnsi" w:cstheme="majorBidi"/>
          <w:b/>
          <w:bCs/>
          <w:caps/>
          <w:spacing w:val="4"/>
          <w:sz w:val="28"/>
          <w:szCs w:val="28"/>
        </w:rPr>
        <w:t xml:space="preserve"> </w:t>
      </w:r>
    </w:p>
    <w:p w14:paraId="5A8BCCE4" w14:textId="1B425500" w:rsidR="00F90085" w:rsidRPr="006F0038" w:rsidRDefault="00F90085" w:rsidP="00F90085">
      <w:pPr>
        <w:rPr>
          <w:rFonts w:asciiTheme="majorHAnsi" w:eastAsiaTheme="majorEastAsia" w:hAnsiTheme="majorHAnsi" w:cstheme="majorBidi"/>
          <w:b/>
          <w:bCs/>
          <w:caps/>
          <w:spacing w:val="4"/>
          <w:sz w:val="28"/>
          <w:szCs w:val="28"/>
        </w:rPr>
      </w:pPr>
      <w:r w:rsidRPr="0095149C">
        <w:rPr>
          <w:rFonts w:asciiTheme="majorHAnsi" w:eastAsiaTheme="majorEastAsia" w:hAnsiTheme="majorHAnsi" w:cstheme="majorBidi"/>
          <w:b/>
          <w:bCs/>
          <w:caps/>
          <w:spacing w:val="4"/>
          <w:sz w:val="28"/>
          <w:szCs w:val="28"/>
        </w:rPr>
        <w:t>F</w:t>
      </w:r>
      <w:r w:rsidRPr="0095149C">
        <w:rPr>
          <w:rFonts w:asciiTheme="majorHAnsi" w:eastAsiaTheme="majorEastAsia" w:hAnsiTheme="majorHAnsi" w:cstheme="majorBidi" w:hint="eastAsia"/>
          <w:b/>
          <w:bCs/>
          <w:caps/>
          <w:spacing w:val="4"/>
          <w:sz w:val="28"/>
          <w:szCs w:val="28"/>
        </w:rPr>
        <w:t>igures</w:t>
      </w:r>
    </w:p>
    <w:p w14:paraId="1577D99B" w14:textId="77777777" w:rsidR="0020508F" w:rsidRDefault="00F90085" w:rsidP="0020508F">
      <w:pPr>
        <w:pStyle w:val="TableofFigures"/>
        <w:tabs>
          <w:tab w:val="right" w:leader="dot" w:pos="8990"/>
        </w:tabs>
        <w:spacing w:line="480" w:lineRule="auto"/>
        <w:rPr>
          <w:noProof/>
          <w:lang w:val="en-SG" w:eastAsia="zh-CN"/>
        </w:rPr>
      </w:pPr>
      <w:r>
        <w:fldChar w:fldCharType="begin"/>
      </w:r>
      <w:r>
        <w:instrText xml:space="preserve"> TOC \h \z \c "Figure" </w:instrText>
      </w:r>
      <w:r>
        <w:fldChar w:fldCharType="separate"/>
      </w:r>
      <w:hyperlink w:anchor="_Toc441581294" w:history="1">
        <w:r w:rsidR="0020508F" w:rsidRPr="00973B0B">
          <w:rPr>
            <w:rStyle w:val="Hyperlink"/>
            <w:noProof/>
          </w:rPr>
          <w:t>Figure 1 Example of data entry in “</w:t>
        </w:r>
        <w:r w:rsidR="0020508F" w:rsidRPr="00973B0B">
          <w:rPr>
            <w:rStyle w:val="Hyperlink"/>
            <w:noProof/>
            <w:lang w:eastAsia="zh-CN"/>
          </w:rPr>
          <w:t xml:space="preserve">Pharmacogenetics Gene” </w:t>
        </w:r>
        <w:r w:rsidR="0020508F" w:rsidRPr="00973B0B">
          <w:rPr>
            <w:rStyle w:val="Hyperlink"/>
            <w:noProof/>
          </w:rPr>
          <w:t>section</w:t>
        </w:r>
        <w:r w:rsidR="0020508F">
          <w:rPr>
            <w:noProof/>
            <w:webHidden/>
          </w:rPr>
          <w:tab/>
        </w:r>
        <w:r w:rsidR="0020508F">
          <w:rPr>
            <w:noProof/>
            <w:webHidden/>
          </w:rPr>
          <w:fldChar w:fldCharType="begin"/>
        </w:r>
        <w:r w:rsidR="0020508F">
          <w:rPr>
            <w:noProof/>
            <w:webHidden/>
          </w:rPr>
          <w:instrText xml:space="preserve"> PAGEREF _Toc441581294 \h </w:instrText>
        </w:r>
        <w:r w:rsidR="0020508F">
          <w:rPr>
            <w:noProof/>
            <w:webHidden/>
          </w:rPr>
        </w:r>
        <w:r w:rsidR="0020508F">
          <w:rPr>
            <w:noProof/>
            <w:webHidden/>
          </w:rPr>
          <w:fldChar w:fldCharType="separate"/>
        </w:r>
        <w:r w:rsidR="0020508F">
          <w:rPr>
            <w:noProof/>
            <w:webHidden/>
          </w:rPr>
          <w:t>6</w:t>
        </w:r>
        <w:r w:rsidR="0020508F">
          <w:rPr>
            <w:noProof/>
            <w:webHidden/>
          </w:rPr>
          <w:fldChar w:fldCharType="end"/>
        </w:r>
      </w:hyperlink>
    </w:p>
    <w:p w14:paraId="31E3BA65" w14:textId="77777777" w:rsidR="0020508F" w:rsidRDefault="008B6383" w:rsidP="0020508F">
      <w:pPr>
        <w:pStyle w:val="TableofFigures"/>
        <w:tabs>
          <w:tab w:val="right" w:leader="dot" w:pos="8990"/>
        </w:tabs>
        <w:spacing w:line="480" w:lineRule="auto"/>
        <w:rPr>
          <w:noProof/>
          <w:lang w:val="en-SG" w:eastAsia="zh-CN"/>
        </w:rPr>
      </w:pPr>
      <w:hyperlink w:anchor="_Toc441581295" w:history="1">
        <w:r w:rsidR="0020508F" w:rsidRPr="00973B0B">
          <w:rPr>
            <w:rStyle w:val="Hyperlink"/>
            <w:noProof/>
          </w:rPr>
          <w:t>Figure 2 Example of data entry in “</w:t>
        </w:r>
        <w:r w:rsidR="0020508F" w:rsidRPr="00973B0B">
          <w:rPr>
            <w:rStyle w:val="Hyperlink"/>
            <w:noProof/>
            <w:lang w:eastAsia="zh-CN"/>
          </w:rPr>
          <w:t>Pharmacogenetics Variant” section</w:t>
        </w:r>
        <w:r w:rsidR="0020508F">
          <w:rPr>
            <w:noProof/>
            <w:webHidden/>
          </w:rPr>
          <w:tab/>
        </w:r>
        <w:r w:rsidR="0020508F">
          <w:rPr>
            <w:noProof/>
            <w:webHidden/>
          </w:rPr>
          <w:fldChar w:fldCharType="begin"/>
        </w:r>
        <w:r w:rsidR="0020508F">
          <w:rPr>
            <w:noProof/>
            <w:webHidden/>
          </w:rPr>
          <w:instrText xml:space="preserve"> PAGEREF _Toc441581295 \h </w:instrText>
        </w:r>
        <w:r w:rsidR="0020508F">
          <w:rPr>
            <w:noProof/>
            <w:webHidden/>
          </w:rPr>
        </w:r>
        <w:r w:rsidR="0020508F">
          <w:rPr>
            <w:noProof/>
            <w:webHidden/>
          </w:rPr>
          <w:fldChar w:fldCharType="separate"/>
        </w:r>
        <w:r w:rsidR="0020508F">
          <w:rPr>
            <w:noProof/>
            <w:webHidden/>
          </w:rPr>
          <w:t>6</w:t>
        </w:r>
        <w:r w:rsidR="0020508F">
          <w:rPr>
            <w:noProof/>
            <w:webHidden/>
          </w:rPr>
          <w:fldChar w:fldCharType="end"/>
        </w:r>
      </w:hyperlink>
    </w:p>
    <w:p w14:paraId="0872792E" w14:textId="77777777" w:rsidR="0020508F" w:rsidRDefault="008B6383" w:rsidP="0020508F">
      <w:pPr>
        <w:pStyle w:val="TableofFigures"/>
        <w:tabs>
          <w:tab w:val="right" w:leader="dot" w:pos="8990"/>
        </w:tabs>
        <w:spacing w:line="480" w:lineRule="auto"/>
        <w:rPr>
          <w:noProof/>
          <w:lang w:val="en-SG" w:eastAsia="zh-CN"/>
        </w:rPr>
      </w:pPr>
      <w:hyperlink w:anchor="_Toc441581296" w:history="1">
        <w:r w:rsidR="0020508F" w:rsidRPr="00973B0B">
          <w:rPr>
            <w:rStyle w:val="Hyperlink"/>
            <w:noProof/>
            <w:lang w:eastAsia="zh-CN"/>
          </w:rPr>
          <w:t>Figure 3 Example of data entry in “Population” section</w:t>
        </w:r>
        <w:r w:rsidR="0020508F">
          <w:rPr>
            <w:noProof/>
            <w:webHidden/>
          </w:rPr>
          <w:tab/>
        </w:r>
        <w:r w:rsidR="0020508F">
          <w:rPr>
            <w:noProof/>
            <w:webHidden/>
          </w:rPr>
          <w:fldChar w:fldCharType="begin"/>
        </w:r>
        <w:r w:rsidR="0020508F">
          <w:rPr>
            <w:noProof/>
            <w:webHidden/>
          </w:rPr>
          <w:instrText xml:space="preserve"> PAGEREF _Toc441581296 \h </w:instrText>
        </w:r>
        <w:r w:rsidR="0020508F">
          <w:rPr>
            <w:noProof/>
            <w:webHidden/>
          </w:rPr>
        </w:r>
        <w:r w:rsidR="0020508F">
          <w:rPr>
            <w:noProof/>
            <w:webHidden/>
          </w:rPr>
          <w:fldChar w:fldCharType="separate"/>
        </w:r>
        <w:r w:rsidR="0020508F">
          <w:rPr>
            <w:noProof/>
            <w:webHidden/>
          </w:rPr>
          <w:t>7</w:t>
        </w:r>
        <w:r w:rsidR="0020508F">
          <w:rPr>
            <w:noProof/>
            <w:webHidden/>
          </w:rPr>
          <w:fldChar w:fldCharType="end"/>
        </w:r>
      </w:hyperlink>
    </w:p>
    <w:p w14:paraId="2A9F8DF0" w14:textId="77777777" w:rsidR="0020508F" w:rsidRDefault="008B6383" w:rsidP="0020508F">
      <w:pPr>
        <w:pStyle w:val="TableofFigures"/>
        <w:tabs>
          <w:tab w:val="right" w:leader="dot" w:pos="8990"/>
        </w:tabs>
        <w:spacing w:line="480" w:lineRule="auto"/>
        <w:rPr>
          <w:noProof/>
          <w:lang w:val="en-SG" w:eastAsia="zh-CN"/>
        </w:rPr>
      </w:pPr>
      <w:hyperlink w:anchor="_Toc441581297" w:history="1">
        <w:r w:rsidR="0020508F" w:rsidRPr="00973B0B">
          <w:rPr>
            <w:rStyle w:val="Hyperlink"/>
            <w:noProof/>
            <w:lang w:eastAsia="zh-CN"/>
          </w:rPr>
          <w:t>Figure 4 Example of data entry in “Drug Gene Rules: Genotype” section</w:t>
        </w:r>
        <w:r w:rsidR="0020508F">
          <w:rPr>
            <w:noProof/>
            <w:webHidden/>
          </w:rPr>
          <w:tab/>
        </w:r>
        <w:r w:rsidR="0020508F">
          <w:rPr>
            <w:noProof/>
            <w:webHidden/>
          </w:rPr>
          <w:fldChar w:fldCharType="begin"/>
        </w:r>
        <w:r w:rsidR="0020508F">
          <w:rPr>
            <w:noProof/>
            <w:webHidden/>
          </w:rPr>
          <w:instrText xml:space="preserve"> PAGEREF _Toc441581297 \h </w:instrText>
        </w:r>
        <w:r w:rsidR="0020508F">
          <w:rPr>
            <w:noProof/>
            <w:webHidden/>
          </w:rPr>
        </w:r>
        <w:r w:rsidR="0020508F">
          <w:rPr>
            <w:noProof/>
            <w:webHidden/>
          </w:rPr>
          <w:fldChar w:fldCharType="separate"/>
        </w:r>
        <w:r w:rsidR="0020508F">
          <w:rPr>
            <w:noProof/>
            <w:webHidden/>
          </w:rPr>
          <w:t>7</w:t>
        </w:r>
        <w:r w:rsidR="0020508F">
          <w:rPr>
            <w:noProof/>
            <w:webHidden/>
          </w:rPr>
          <w:fldChar w:fldCharType="end"/>
        </w:r>
      </w:hyperlink>
    </w:p>
    <w:p w14:paraId="4614FAD1" w14:textId="77777777" w:rsidR="0020508F" w:rsidRDefault="008B6383" w:rsidP="0020508F">
      <w:pPr>
        <w:pStyle w:val="TableofFigures"/>
        <w:tabs>
          <w:tab w:val="right" w:leader="dot" w:pos="8990"/>
        </w:tabs>
        <w:spacing w:line="480" w:lineRule="auto"/>
        <w:rPr>
          <w:noProof/>
          <w:lang w:val="en-SG" w:eastAsia="zh-CN"/>
        </w:rPr>
      </w:pPr>
      <w:hyperlink w:anchor="_Toc441581298" w:history="1">
        <w:r w:rsidR="0020508F" w:rsidRPr="00973B0B">
          <w:rPr>
            <w:rStyle w:val="Hyperlink"/>
            <w:noProof/>
            <w:lang w:eastAsia="zh-CN"/>
          </w:rPr>
          <w:t>Figure 5 Example of data entry in “Drug Gene Rules: Drug-Gene rule” section</w:t>
        </w:r>
        <w:r w:rsidR="0020508F">
          <w:rPr>
            <w:noProof/>
            <w:webHidden/>
          </w:rPr>
          <w:tab/>
        </w:r>
        <w:r w:rsidR="0020508F">
          <w:rPr>
            <w:noProof/>
            <w:webHidden/>
          </w:rPr>
          <w:fldChar w:fldCharType="begin"/>
        </w:r>
        <w:r w:rsidR="0020508F">
          <w:rPr>
            <w:noProof/>
            <w:webHidden/>
          </w:rPr>
          <w:instrText xml:space="preserve"> PAGEREF _Toc441581298 \h </w:instrText>
        </w:r>
        <w:r w:rsidR="0020508F">
          <w:rPr>
            <w:noProof/>
            <w:webHidden/>
          </w:rPr>
        </w:r>
        <w:r w:rsidR="0020508F">
          <w:rPr>
            <w:noProof/>
            <w:webHidden/>
          </w:rPr>
          <w:fldChar w:fldCharType="separate"/>
        </w:r>
        <w:r w:rsidR="0020508F">
          <w:rPr>
            <w:noProof/>
            <w:webHidden/>
          </w:rPr>
          <w:t>8</w:t>
        </w:r>
        <w:r w:rsidR="0020508F">
          <w:rPr>
            <w:noProof/>
            <w:webHidden/>
          </w:rPr>
          <w:fldChar w:fldCharType="end"/>
        </w:r>
      </w:hyperlink>
    </w:p>
    <w:p w14:paraId="13CF3451" w14:textId="76D3360F" w:rsidR="00DD7DDE" w:rsidRDefault="00F90085" w:rsidP="00A24717">
      <w:pPr>
        <w:pStyle w:val="Heading1"/>
        <w:spacing w:line="480" w:lineRule="auto"/>
        <w:sectPr w:rsidR="00DD7DDE" w:rsidSect="00D421A8">
          <w:headerReference w:type="first" r:id="rId14"/>
          <w:type w:val="continuous"/>
          <w:pgSz w:w="12240" w:h="15840" w:code="1"/>
          <w:pgMar w:top="1080" w:right="1440" w:bottom="1080" w:left="1800" w:header="720" w:footer="1022" w:gutter="0"/>
          <w:pgNumType w:start="0"/>
          <w:cols w:space="720"/>
          <w:titlePg/>
          <w:docGrid w:linePitch="299"/>
        </w:sectPr>
      </w:pPr>
      <w:r>
        <w:fldChar w:fldCharType="end"/>
      </w:r>
    </w:p>
    <w:p w14:paraId="0F16B61C" w14:textId="5EAB94E4" w:rsidR="008C7443" w:rsidRPr="00A2720F" w:rsidRDefault="00DD7DDE" w:rsidP="00066DF8">
      <w:pPr>
        <w:pStyle w:val="Heading1"/>
      </w:pPr>
      <w:bookmarkStart w:id="1" w:name="_Toc437620634"/>
      <w:r>
        <w:lastRenderedPageBreak/>
        <w:t>Summary</w:t>
      </w:r>
      <w:bookmarkEnd w:id="1"/>
    </w:p>
    <w:p w14:paraId="755509DD" w14:textId="3CD4D3B3" w:rsidR="008C7443" w:rsidRDefault="00DD7DDE" w:rsidP="004B5402">
      <w:r>
        <w:t xml:space="preserve">The </w:t>
      </w:r>
      <w:r w:rsidR="00942DDE">
        <w:t>standard operating</w:t>
      </w:r>
      <w:r w:rsidR="00D421A8">
        <w:t xml:space="preserve"> of procedure (</w:t>
      </w:r>
      <w:r>
        <w:t>SOP</w:t>
      </w:r>
      <w:r w:rsidR="00D421A8">
        <w:t>)</w:t>
      </w:r>
      <w:r>
        <w:t xml:space="preserve"> of </w:t>
      </w:r>
      <w:r w:rsidR="00672EE7">
        <w:t>pharmacogenetics</w:t>
      </w:r>
      <w:r>
        <w:t xml:space="preserve"> module is summarized in Table 1.</w:t>
      </w:r>
    </w:p>
    <w:p w14:paraId="5A685E3E" w14:textId="4D77C794" w:rsidR="00DD7DDE" w:rsidRPr="00D421A8" w:rsidRDefault="00DD7DDE" w:rsidP="00D421A8">
      <w:pPr>
        <w:pStyle w:val="Caption"/>
        <w:spacing w:after="0"/>
        <w:rPr>
          <w:sz w:val="22"/>
          <w:szCs w:val="22"/>
        </w:rPr>
      </w:pPr>
      <w:bookmarkStart w:id="2" w:name="_Toc444683057"/>
      <w:r w:rsidRPr="00D421A8">
        <w:rPr>
          <w:sz w:val="22"/>
          <w:szCs w:val="22"/>
        </w:rPr>
        <w:t xml:space="preserve">Table </w:t>
      </w:r>
      <w:r w:rsidR="00224800">
        <w:rPr>
          <w:sz w:val="22"/>
          <w:szCs w:val="22"/>
        </w:rPr>
        <w:fldChar w:fldCharType="begin"/>
      </w:r>
      <w:r w:rsidR="00224800">
        <w:rPr>
          <w:sz w:val="22"/>
          <w:szCs w:val="22"/>
        </w:rPr>
        <w:instrText xml:space="preserve"> SEQ Table \* ARABIC </w:instrText>
      </w:r>
      <w:r w:rsidR="00224800">
        <w:rPr>
          <w:sz w:val="22"/>
          <w:szCs w:val="22"/>
        </w:rPr>
        <w:fldChar w:fldCharType="separate"/>
      </w:r>
      <w:r w:rsidR="00475C71">
        <w:rPr>
          <w:noProof/>
          <w:sz w:val="22"/>
          <w:szCs w:val="22"/>
        </w:rPr>
        <w:t>1</w:t>
      </w:r>
      <w:r w:rsidR="00224800">
        <w:rPr>
          <w:sz w:val="22"/>
          <w:szCs w:val="22"/>
        </w:rPr>
        <w:fldChar w:fldCharType="end"/>
      </w:r>
      <w:r w:rsidRPr="00D421A8">
        <w:rPr>
          <w:sz w:val="22"/>
          <w:szCs w:val="22"/>
        </w:rPr>
        <w:t xml:space="preserve"> Summary of SOP in</w:t>
      </w:r>
      <w:r w:rsidR="00B67AB8">
        <w:rPr>
          <w:sz w:val="22"/>
          <w:szCs w:val="22"/>
        </w:rPr>
        <w:t xml:space="preserve"> Pharmacogenetics</w:t>
      </w:r>
      <w:r w:rsidRPr="00D421A8">
        <w:rPr>
          <w:sz w:val="22"/>
          <w:szCs w:val="22"/>
        </w:rPr>
        <w:t xml:space="preserve"> (</w:t>
      </w:r>
      <w:r w:rsidRPr="00D421A8">
        <w:rPr>
          <w:rFonts w:hint="eastAsia"/>
          <w:sz w:val="22"/>
          <w:szCs w:val="22"/>
        </w:rPr>
        <w:t>using</w:t>
      </w:r>
      <w:r w:rsidRPr="00D421A8">
        <w:rPr>
          <w:sz w:val="22"/>
          <w:szCs w:val="22"/>
        </w:rPr>
        <w:t xml:space="preserve"> “</w:t>
      </w:r>
      <w:r w:rsidR="003A3924" w:rsidRPr="003A3924">
        <w:rPr>
          <w:sz w:val="22"/>
          <w:szCs w:val="22"/>
        </w:rPr>
        <w:t>CYP2C9</w:t>
      </w:r>
      <w:r w:rsidRPr="00D421A8">
        <w:rPr>
          <w:sz w:val="22"/>
          <w:szCs w:val="22"/>
        </w:rPr>
        <w:t xml:space="preserve">” </w:t>
      </w:r>
      <w:r w:rsidRPr="00D421A8">
        <w:rPr>
          <w:rFonts w:hint="eastAsia"/>
          <w:sz w:val="22"/>
          <w:szCs w:val="22"/>
        </w:rPr>
        <w:t>in</w:t>
      </w:r>
      <w:r w:rsidRPr="00D421A8">
        <w:rPr>
          <w:sz w:val="22"/>
          <w:szCs w:val="22"/>
        </w:rPr>
        <w:t xml:space="preserve"> </w:t>
      </w:r>
      <w:r w:rsidRPr="00D421A8">
        <w:rPr>
          <w:i/>
          <w:sz w:val="22"/>
          <w:szCs w:val="22"/>
        </w:rPr>
        <w:t>Homo sapiens/human</w:t>
      </w:r>
      <w:r w:rsidRPr="00D421A8">
        <w:rPr>
          <w:rFonts w:hint="eastAsia"/>
          <w:sz w:val="22"/>
          <w:szCs w:val="22"/>
        </w:rPr>
        <w:t xml:space="preserve"> as</w:t>
      </w:r>
      <w:r w:rsidRPr="00D421A8">
        <w:rPr>
          <w:sz w:val="22"/>
          <w:szCs w:val="22"/>
        </w:rPr>
        <w:t xml:space="preserve"> </w:t>
      </w:r>
      <w:r w:rsidRPr="00D421A8">
        <w:rPr>
          <w:rFonts w:hint="eastAsia"/>
          <w:sz w:val="22"/>
          <w:szCs w:val="22"/>
        </w:rPr>
        <w:t>example)</w:t>
      </w:r>
      <w:bookmarkEnd w:id="2"/>
    </w:p>
    <w:tbl>
      <w:tblPr>
        <w:tblStyle w:val="GridTable1Light"/>
        <w:tblW w:w="5000" w:type="pct"/>
        <w:tblInd w:w="-108" w:type="dxa"/>
        <w:tblLook w:val="04A0" w:firstRow="1" w:lastRow="0" w:firstColumn="1" w:lastColumn="0" w:noHBand="0" w:noVBand="1"/>
      </w:tblPr>
      <w:tblGrid>
        <w:gridCol w:w="2291"/>
        <w:gridCol w:w="3351"/>
        <w:gridCol w:w="3574"/>
      </w:tblGrid>
      <w:tr w:rsidR="00DD7DDE" w:rsidRPr="00D421A8" w14:paraId="09063F20" w14:textId="77777777" w:rsidTr="00B67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70F44D35" w14:textId="77777777" w:rsidR="00DD7DDE" w:rsidRPr="00D421A8" w:rsidRDefault="00DD7DDE" w:rsidP="00D421A8">
            <w:pPr>
              <w:spacing w:after="120" w:line="240" w:lineRule="auto"/>
              <w:rPr>
                <w:sz w:val="22"/>
              </w:rPr>
            </w:pPr>
            <w:r w:rsidRPr="00D421A8">
              <w:rPr>
                <w:sz w:val="22"/>
              </w:rPr>
              <w:t>Name</w:t>
            </w:r>
          </w:p>
        </w:tc>
        <w:tc>
          <w:tcPr>
            <w:tcW w:w="1818" w:type="pct"/>
          </w:tcPr>
          <w:p w14:paraId="6742DE8A" w14:textId="77777777" w:rsidR="00DD7DDE" w:rsidRPr="00D421A8" w:rsidRDefault="00DD7DDE" w:rsidP="00D421A8">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Description/Format</w:t>
            </w:r>
          </w:p>
        </w:tc>
        <w:tc>
          <w:tcPr>
            <w:tcW w:w="1939" w:type="pct"/>
            <w:tcBorders>
              <w:right w:val="nil"/>
            </w:tcBorders>
          </w:tcPr>
          <w:p w14:paraId="0B6050BE" w14:textId="77777777" w:rsidR="00DD7DDE" w:rsidRPr="00D421A8" w:rsidRDefault="00DD7DDE" w:rsidP="00D421A8">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Examples</w:t>
            </w:r>
          </w:p>
        </w:tc>
      </w:tr>
      <w:tr w:rsidR="00B67AB8" w:rsidRPr="00D421A8" w14:paraId="19F6CDF7" w14:textId="77777777" w:rsidTr="00B67AB8">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12" w:space="0" w:color="666666" w:themeColor="text1" w:themeTint="99"/>
              <w:left w:val="nil"/>
              <w:right w:val="nil"/>
            </w:tcBorders>
            <w:vAlign w:val="center"/>
          </w:tcPr>
          <w:p w14:paraId="2B6D44D8" w14:textId="3DF05749" w:rsidR="00B67AB8" w:rsidRPr="00D421A8" w:rsidRDefault="00B67AB8" w:rsidP="00B67AB8">
            <w:pPr>
              <w:spacing w:after="120" w:line="240" w:lineRule="auto"/>
              <w:jc w:val="left"/>
            </w:pPr>
            <w:r w:rsidRPr="00B67AB8">
              <w:rPr>
                <w:i/>
              </w:rPr>
              <w:t>Pharmacogenetics</w:t>
            </w:r>
            <w:r w:rsidR="00390F26">
              <w:rPr>
                <w:i/>
              </w:rPr>
              <w:t xml:space="preserve"> Gene</w:t>
            </w:r>
          </w:p>
        </w:tc>
      </w:tr>
      <w:tr w:rsidR="00DD7DDE" w:rsidRPr="00D421A8" w14:paraId="518B1D3B"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4FB067A5" w14:textId="07FA4302" w:rsidR="00DD7DDE" w:rsidRPr="00B67AB8" w:rsidRDefault="00B67AB8" w:rsidP="00D421A8">
            <w:pPr>
              <w:spacing w:after="120" w:line="240" w:lineRule="auto"/>
              <w:rPr>
                <w:b w:val="0"/>
                <w:sz w:val="22"/>
              </w:rPr>
            </w:pPr>
            <w:r w:rsidRPr="00B67AB8">
              <w:rPr>
                <w:b w:val="0"/>
                <w:sz w:val="22"/>
              </w:rPr>
              <w:t>Gene</w:t>
            </w:r>
            <w:r w:rsidR="0041069D" w:rsidRPr="00B67AB8">
              <w:rPr>
                <w:b w:val="0"/>
                <w:color w:val="FF0000"/>
                <w:sz w:val="22"/>
                <w:vertAlign w:val="superscript"/>
              </w:rPr>
              <w:t>*</w:t>
            </w:r>
          </w:p>
        </w:tc>
        <w:tc>
          <w:tcPr>
            <w:tcW w:w="1818" w:type="pct"/>
          </w:tcPr>
          <w:p w14:paraId="4E905F6D" w14:textId="77777777" w:rsidR="003A3924"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The gene symbol in Entrez Gene.</w:t>
            </w:r>
          </w:p>
          <w:p w14:paraId="337F6133" w14:textId="13A9C8FE" w:rsidR="00DD7DDE"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The nomenclature follows HGVS standards.</w:t>
            </w:r>
          </w:p>
        </w:tc>
        <w:tc>
          <w:tcPr>
            <w:tcW w:w="1939" w:type="pct"/>
            <w:tcBorders>
              <w:right w:val="nil"/>
            </w:tcBorders>
          </w:tcPr>
          <w:p w14:paraId="38C0A51D" w14:textId="7327BE51"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3A3924">
              <w:rPr>
                <w:sz w:val="22"/>
              </w:rPr>
              <w:t>CYP2C9</w:t>
            </w:r>
          </w:p>
        </w:tc>
      </w:tr>
      <w:tr w:rsidR="00DD7DDE" w:rsidRPr="00D421A8" w14:paraId="2AA2D3D1"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shd w:val="clear" w:color="auto" w:fill="auto"/>
          </w:tcPr>
          <w:p w14:paraId="60ED3626" w14:textId="1C6F840E" w:rsidR="00DD7DDE" w:rsidRPr="00B67AB8" w:rsidRDefault="00B67AB8" w:rsidP="00D421A8">
            <w:pPr>
              <w:spacing w:after="120" w:line="240" w:lineRule="auto"/>
              <w:rPr>
                <w:b w:val="0"/>
                <w:sz w:val="22"/>
              </w:rPr>
            </w:pPr>
            <w:r w:rsidRPr="00B67AB8">
              <w:rPr>
                <w:b w:val="0"/>
                <w:sz w:val="22"/>
              </w:rPr>
              <w:t>Accession</w:t>
            </w:r>
            <w:r w:rsidR="00672EE7" w:rsidRPr="00B67AB8">
              <w:rPr>
                <w:b w:val="0"/>
                <w:color w:val="FF0000"/>
                <w:sz w:val="22"/>
                <w:vertAlign w:val="superscript"/>
              </w:rPr>
              <w:t>*</w:t>
            </w:r>
          </w:p>
        </w:tc>
        <w:tc>
          <w:tcPr>
            <w:tcW w:w="1818" w:type="pct"/>
            <w:shd w:val="clear" w:color="auto" w:fill="auto"/>
          </w:tcPr>
          <w:p w14:paraId="07434838" w14:textId="0E349811" w:rsidR="00DD7DDE"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3A3924">
              <w:rPr>
                <w:sz w:val="22"/>
              </w:rPr>
              <w:t>The unique identifier given to a DNA or protein sequence record in a single data repository.</w:t>
            </w:r>
          </w:p>
        </w:tc>
        <w:tc>
          <w:tcPr>
            <w:tcW w:w="1939" w:type="pct"/>
            <w:tcBorders>
              <w:right w:val="nil"/>
            </w:tcBorders>
            <w:shd w:val="clear" w:color="auto" w:fill="auto"/>
          </w:tcPr>
          <w:p w14:paraId="3B363BD9" w14:textId="19CD2E43"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NM_000771</w:t>
            </w:r>
          </w:p>
        </w:tc>
      </w:tr>
      <w:tr w:rsidR="00DD7DDE" w:rsidRPr="00D421A8" w14:paraId="39E5F98E"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73D94A93" w14:textId="7D29C055" w:rsidR="00DD7DDE" w:rsidRPr="00B67AB8" w:rsidRDefault="00B67AB8" w:rsidP="00D421A8">
            <w:pPr>
              <w:spacing w:after="120" w:line="240" w:lineRule="auto"/>
              <w:rPr>
                <w:b w:val="0"/>
                <w:sz w:val="22"/>
              </w:rPr>
            </w:pPr>
            <w:r w:rsidRPr="00B67AB8">
              <w:rPr>
                <w:b w:val="0"/>
                <w:sz w:val="22"/>
              </w:rPr>
              <w:t>Version</w:t>
            </w:r>
            <w:r w:rsidR="00672EE7" w:rsidRPr="00B67AB8">
              <w:rPr>
                <w:b w:val="0"/>
                <w:color w:val="FF0000"/>
                <w:sz w:val="22"/>
                <w:vertAlign w:val="superscript"/>
              </w:rPr>
              <w:t>*</w:t>
            </w:r>
          </w:p>
        </w:tc>
        <w:tc>
          <w:tcPr>
            <w:tcW w:w="1818" w:type="pct"/>
          </w:tcPr>
          <w:p w14:paraId="10335D7F" w14:textId="77777777" w:rsidR="00DD7DDE" w:rsidRDefault="00C46488"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w:t>
            </w:r>
            <w:r w:rsidRPr="00C46488">
              <w:rPr>
                <w:sz w:val="22"/>
              </w:rPr>
              <w:t>he sub-version under the same sequence record.</w:t>
            </w:r>
          </w:p>
          <w:p w14:paraId="41D1294C" w14:textId="31D1F390" w:rsidR="00B94A40" w:rsidRPr="00D421A8" w:rsidRDefault="00B94A40"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B94A40">
              <w:rPr>
                <w:color w:val="002060"/>
                <w:sz w:val="22"/>
              </w:rPr>
              <w:t>[Number only]</w:t>
            </w:r>
          </w:p>
        </w:tc>
        <w:tc>
          <w:tcPr>
            <w:tcW w:w="1939" w:type="pct"/>
            <w:tcBorders>
              <w:right w:val="nil"/>
            </w:tcBorders>
          </w:tcPr>
          <w:p w14:paraId="102A17F6" w14:textId="08148435"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3</w:t>
            </w:r>
          </w:p>
        </w:tc>
      </w:tr>
      <w:tr w:rsidR="00DD7DDE" w:rsidRPr="00D421A8" w14:paraId="3653C001"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bottom w:val="single" w:sz="4" w:space="0" w:color="999999" w:themeColor="text1" w:themeTint="66"/>
            </w:tcBorders>
          </w:tcPr>
          <w:p w14:paraId="46A39779" w14:textId="533C6DAD" w:rsidR="00DD7DDE" w:rsidRPr="00B67AB8" w:rsidRDefault="00B67AB8" w:rsidP="00D421A8">
            <w:pPr>
              <w:spacing w:after="120" w:line="240" w:lineRule="auto"/>
              <w:rPr>
                <w:b w:val="0"/>
                <w:sz w:val="22"/>
              </w:rPr>
            </w:pPr>
            <w:r w:rsidRPr="00B67AB8">
              <w:rPr>
                <w:b w:val="0"/>
                <w:sz w:val="22"/>
              </w:rPr>
              <w:t>Dosing guideline</w:t>
            </w:r>
            <w:r w:rsidR="00672EE7" w:rsidRPr="00B67AB8">
              <w:rPr>
                <w:b w:val="0"/>
                <w:color w:val="FF0000"/>
                <w:sz w:val="22"/>
                <w:vertAlign w:val="superscript"/>
              </w:rPr>
              <w:t>*</w:t>
            </w:r>
          </w:p>
        </w:tc>
        <w:tc>
          <w:tcPr>
            <w:tcW w:w="1818" w:type="pct"/>
            <w:tcBorders>
              <w:bottom w:val="single" w:sz="4" w:space="0" w:color="999999" w:themeColor="text1" w:themeTint="66"/>
            </w:tcBorders>
          </w:tcPr>
          <w:p w14:paraId="380CC3E7" w14:textId="77777777" w:rsidR="00D4787D" w:rsidRDefault="00D4787D"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Summarize the guideline that is useful for drug dosing. </w:t>
            </w:r>
          </w:p>
          <w:p w14:paraId="7680EBEC" w14:textId="16157C43" w:rsidR="00DD7DDE" w:rsidRPr="00D421A8" w:rsidRDefault="00D4787D"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Useful resources include </w:t>
            </w:r>
            <w:r w:rsidRPr="00D4787D">
              <w:rPr>
                <w:sz w:val="22"/>
              </w:rPr>
              <w:t xml:space="preserve">Clinical Pharmacogenetics Implementation Consortium </w:t>
            </w:r>
            <w:r>
              <w:rPr>
                <w:sz w:val="22"/>
              </w:rPr>
              <w:t>(</w:t>
            </w:r>
            <w:r w:rsidR="003A3924" w:rsidRPr="003A3924">
              <w:rPr>
                <w:sz w:val="22"/>
              </w:rPr>
              <w:t>CPIC</w:t>
            </w:r>
            <w:r>
              <w:rPr>
                <w:sz w:val="22"/>
              </w:rPr>
              <w:t>)</w:t>
            </w:r>
            <w:r w:rsidR="003A3924" w:rsidRPr="003A3924">
              <w:rPr>
                <w:sz w:val="22"/>
              </w:rPr>
              <w:t>, Dutch Pharmacogenetics Working Group Guideline</w:t>
            </w:r>
            <w:r>
              <w:rPr>
                <w:sz w:val="22"/>
              </w:rPr>
              <w:t xml:space="preserve"> (DPWG). </w:t>
            </w:r>
          </w:p>
        </w:tc>
        <w:tc>
          <w:tcPr>
            <w:tcW w:w="1939" w:type="pct"/>
            <w:tcBorders>
              <w:bottom w:val="single" w:sz="4" w:space="0" w:color="999999" w:themeColor="text1" w:themeTint="66"/>
              <w:right w:val="nil"/>
            </w:tcBorders>
          </w:tcPr>
          <w:p w14:paraId="4AE7B691" w14:textId="23AC23A5" w:rsidR="00DD7DDE" w:rsidRPr="003A3924" w:rsidRDefault="003A3924" w:rsidP="003A3924">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3A3924">
              <w:rPr>
                <w:sz w:val="22"/>
              </w:rPr>
              <w:t>For warfarin dosage, the anticipated stable dose can be estimated using the algorithms available on http://www.warfarindosing.org. For phenytoin, patients with the CYP2C9 poor metabolizer phenotype may require reduced doses and it's also recommended to monitor patients' response and serum concentrations. For phenprocoumon, consider checking INR more frequently in individuals with CYP2C9 2*/2*, 2*/3*, or 3*/3* genotype.</w:t>
            </w:r>
          </w:p>
        </w:tc>
      </w:tr>
    </w:tbl>
    <w:p w14:paraId="38D89FCA" w14:textId="77777777" w:rsidR="00B94A40" w:rsidRDefault="00B94A40" w:rsidP="00B94A40">
      <w:pPr>
        <w:spacing w:after="0"/>
        <w:rPr>
          <w:color w:val="FF0000"/>
          <w:sz w:val="16"/>
        </w:rPr>
      </w:pPr>
      <w:r w:rsidRPr="003E548B">
        <w:rPr>
          <w:color w:val="FF0000"/>
          <w:sz w:val="16"/>
          <w:vertAlign w:val="superscript"/>
        </w:rPr>
        <w:t>*</w:t>
      </w:r>
      <w:r>
        <w:rPr>
          <w:color w:val="FF0000"/>
          <w:sz w:val="16"/>
        </w:rPr>
        <w:t xml:space="preserve">Field </w:t>
      </w:r>
      <w:proofErr w:type="gramStart"/>
      <w:r>
        <w:rPr>
          <w:color w:val="FF0000"/>
          <w:sz w:val="16"/>
        </w:rPr>
        <w:t>are</w:t>
      </w:r>
      <w:proofErr w:type="gramEnd"/>
      <w:r>
        <w:rPr>
          <w:color w:val="FF0000"/>
          <w:sz w:val="16"/>
        </w:rPr>
        <w:t xml:space="preserve"> required for every entry.</w:t>
      </w:r>
    </w:p>
    <w:p w14:paraId="6976DE19" w14:textId="77777777" w:rsidR="00B94A40" w:rsidRPr="003E548B" w:rsidRDefault="00B94A40" w:rsidP="00B94A40">
      <w:pPr>
        <w:spacing w:after="0"/>
        <w:rPr>
          <w:sz w:val="16"/>
        </w:rPr>
      </w:pPr>
      <w:r w:rsidRPr="00D32691">
        <w:rPr>
          <w:color w:val="002060"/>
          <w:sz w:val="16"/>
        </w:rPr>
        <w:t xml:space="preserve">[]: </w:t>
      </w:r>
      <w:proofErr w:type="gramStart"/>
      <w:r w:rsidRPr="00D32691">
        <w:rPr>
          <w:color w:val="002060"/>
          <w:sz w:val="16"/>
        </w:rPr>
        <w:t>indicate</w:t>
      </w:r>
      <w:proofErr w:type="gramEnd"/>
      <w:r w:rsidRPr="00D32691">
        <w:rPr>
          <w:color w:val="002060"/>
          <w:sz w:val="16"/>
        </w:rPr>
        <w:t xml:space="preserve"> all the possible values in this variable</w:t>
      </w:r>
    </w:p>
    <w:p w14:paraId="51B4BBF8" w14:textId="77777777" w:rsidR="00B94A40" w:rsidRDefault="00B94A40">
      <w:r>
        <w:br w:type="page"/>
      </w:r>
    </w:p>
    <w:p w14:paraId="70983A3E" w14:textId="3DC40FF3" w:rsidR="00B94A40" w:rsidRPr="00B94A40" w:rsidRDefault="00B94A40" w:rsidP="00B94A40">
      <w:pPr>
        <w:spacing w:after="0"/>
        <w:rPr>
          <w:b/>
        </w:rPr>
      </w:pPr>
      <w:r w:rsidRPr="00B94A40">
        <w:rPr>
          <w:b/>
        </w:rPr>
        <w:lastRenderedPageBreak/>
        <w:t>Table 1</w:t>
      </w:r>
      <w:r>
        <w:rPr>
          <w:b/>
        </w:rPr>
        <w:t xml:space="preserve"> (continued)</w:t>
      </w:r>
    </w:p>
    <w:tbl>
      <w:tblPr>
        <w:tblStyle w:val="GridTable1Light"/>
        <w:tblW w:w="5000" w:type="pct"/>
        <w:tblInd w:w="-108" w:type="dxa"/>
        <w:tblLook w:val="04A0" w:firstRow="1" w:lastRow="0" w:firstColumn="1" w:lastColumn="0" w:noHBand="0" w:noVBand="1"/>
      </w:tblPr>
      <w:tblGrid>
        <w:gridCol w:w="2291"/>
        <w:gridCol w:w="3626"/>
        <w:gridCol w:w="3299"/>
      </w:tblGrid>
      <w:tr w:rsidR="00B94A40" w:rsidRPr="00D421A8" w14:paraId="6AA4CE1E" w14:textId="77777777" w:rsidTr="00B94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7E8A2B82" w14:textId="77777777" w:rsidR="00B94A40" w:rsidRPr="00D421A8" w:rsidRDefault="00B94A40" w:rsidP="000B5BF5">
            <w:pPr>
              <w:spacing w:after="120" w:line="240" w:lineRule="auto"/>
              <w:rPr>
                <w:sz w:val="22"/>
              </w:rPr>
            </w:pPr>
            <w:r w:rsidRPr="00D421A8">
              <w:rPr>
                <w:sz w:val="22"/>
              </w:rPr>
              <w:t>Name</w:t>
            </w:r>
          </w:p>
        </w:tc>
        <w:tc>
          <w:tcPr>
            <w:tcW w:w="1967" w:type="pct"/>
          </w:tcPr>
          <w:p w14:paraId="15B428D1"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Description/Format</w:t>
            </w:r>
          </w:p>
        </w:tc>
        <w:tc>
          <w:tcPr>
            <w:tcW w:w="1790" w:type="pct"/>
            <w:tcBorders>
              <w:right w:val="nil"/>
            </w:tcBorders>
          </w:tcPr>
          <w:p w14:paraId="3B8EA6E1"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Examples</w:t>
            </w:r>
          </w:p>
        </w:tc>
      </w:tr>
      <w:tr w:rsidR="00B67AB8" w:rsidRPr="00D421A8" w14:paraId="61903471" w14:textId="77777777" w:rsidTr="00B67AB8">
        <w:tc>
          <w:tcPr>
            <w:cnfStyle w:val="001000000000" w:firstRow="0" w:lastRow="0" w:firstColumn="1" w:lastColumn="0" w:oddVBand="0" w:evenVBand="0" w:oddHBand="0" w:evenHBand="0" w:firstRowFirstColumn="0" w:firstRowLastColumn="0" w:lastRowFirstColumn="0" w:lastRowLastColumn="0"/>
            <w:tcW w:w="5000" w:type="pct"/>
            <w:gridSpan w:val="3"/>
            <w:tcBorders>
              <w:left w:val="nil"/>
              <w:right w:val="nil"/>
            </w:tcBorders>
          </w:tcPr>
          <w:p w14:paraId="431396E2" w14:textId="5D50ACCE" w:rsidR="00B67AB8" w:rsidRPr="00B67AB8" w:rsidRDefault="00B67AB8" w:rsidP="00C46488">
            <w:pPr>
              <w:spacing w:after="120" w:line="240" w:lineRule="auto"/>
              <w:jc w:val="left"/>
              <w:rPr>
                <w:i/>
                <w:sz w:val="22"/>
              </w:rPr>
            </w:pPr>
            <w:r w:rsidRPr="00B67AB8">
              <w:rPr>
                <w:i/>
                <w:sz w:val="22"/>
              </w:rPr>
              <w:t>Pharmacogenetics Variant</w:t>
            </w:r>
          </w:p>
        </w:tc>
      </w:tr>
      <w:tr w:rsidR="00DD7DDE" w:rsidRPr="00D421A8" w14:paraId="389210E1"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7438B2CE" w14:textId="5048580B" w:rsidR="00DD7DDE" w:rsidRPr="00B67AB8" w:rsidRDefault="00B67AB8" w:rsidP="00B67AB8">
            <w:pPr>
              <w:spacing w:after="120" w:line="240" w:lineRule="auto"/>
              <w:jc w:val="left"/>
              <w:rPr>
                <w:b w:val="0"/>
                <w:sz w:val="22"/>
              </w:rPr>
            </w:pPr>
            <w:r w:rsidRPr="00B67AB8">
              <w:rPr>
                <w:b w:val="0"/>
                <w:sz w:val="22"/>
              </w:rPr>
              <w:t>Category</w:t>
            </w:r>
            <w:r w:rsidR="00672EE7" w:rsidRPr="00B67AB8">
              <w:rPr>
                <w:b w:val="0"/>
                <w:color w:val="FF0000"/>
                <w:sz w:val="22"/>
                <w:vertAlign w:val="superscript"/>
              </w:rPr>
              <w:t>*</w:t>
            </w:r>
          </w:p>
        </w:tc>
        <w:tc>
          <w:tcPr>
            <w:tcW w:w="1967" w:type="pct"/>
          </w:tcPr>
          <w:p w14:paraId="67CF4D53" w14:textId="2EE3EBEA" w:rsidR="00DD7DDE" w:rsidRPr="00D421A8" w:rsidRDefault="00C46488"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46488">
              <w:rPr>
                <w:sz w:val="22"/>
              </w:rPr>
              <w:t>The class of genetic changes, including “DELETION”, “INSERTION” and “POINT MUTATION”. Among them, deletion/insertion is the absence/addition of one or more nucleotide base pairs into a DNA sequence, while point mutation is the replacement of single nucleotide.</w:t>
            </w:r>
          </w:p>
        </w:tc>
        <w:tc>
          <w:tcPr>
            <w:tcW w:w="1790" w:type="pct"/>
            <w:tcBorders>
              <w:right w:val="nil"/>
            </w:tcBorders>
          </w:tcPr>
          <w:p w14:paraId="16D65BF2" w14:textId="3E15D89A"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SNP</w:t>
            </w:r>
          </w:p>
        </w:tc>
      </w:tr>
      <w:tr w:rsidR="00DD7DDE" w:rsidRPr="00D421A8" w14:paraId="4D21E67C"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569E69E5" w14:textId="026681CE" w:rsidR="00DD7DDE" w:rsidRPr="00B67AB8" w:rsidRDefault="00B67AB8" w:rsidP="00B67AB8">
            <w:pPr>
              <w:spacing w:after="120" w:line="240" w:lineRule="auto"/>
              <w:jc w:val="left"/>
              <w:rPr>
                <w:b w:val="0"/>
                <w:sz w:val="22"/>
              </w:rPr>
            </w:pPr>
            <w:r w:rsidRPr="00B67AB8">
              <w:rPr>
                <w:b w:val="0"/>
                <w:sz w:val="22"/>
              </w:rPr>
              <w:t>Chrom</w:t>
            </w:r>
            <w:r w:rsidR="00672EE7" w:rsidRPr="00B67AB8">
              <w:rPr>
                <w:b w:val="0"/>
                <w:color w:val="FF0000"/>
                <w:sz w:val="22"/>
                <w:vertAlign w:val="superscript"/>
              </w:rPr>
              <w:t>*</w:t>
            </w:r>
          </w:p>
        </w:tc>
        <w:tc>
          <w:tcPr>
            <w:tcW w:w="1967" w:type="pct"/>
          </w:tcPr>
          <w:p w14:paraId="4DA22C76" w14:textId="77777777" w:rsidR="00DD7DDE"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Chromosome</w:t>
            </w:r>
          </w:p>
          <w:p w14:paraId="482D57F1" w14:textId="3D99A6E1" w:rsidR="00B94A40" w:rsidRPr="00D421A8" w:rsidRDefault="00B94A40" w:rsidP="00B94A40">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B94A40">
              <w:rPr>
                <w:color w:val="002060"/>
                <w:sz w:val="22"/>
              </w:rPr>
              <w:t>[</w:t>
            </w:r>
            <w:r>
              <w:rPr>
                <w:color w:val="002060"/>
                <w:sz w:val="22"/>
              </w:rPr>
              <w:t>1-22, X, Y</w:t>
            </w:r>
            <w:r w:rsidRPr="00B94A40">
              <w:rPr>
                <w:color w:val="002060"/>
                <w:sz w:val="22"/>
              </w:rPr>
              <w:t>]</w:t>
            </w:r>
          </w:p>
        </w:tc>
        <w:tc>
          <w:tcPr>
            <w:tcW w:w="1790" w:type="pct"/>
            <w:tcBorders>
              <w:right w:val="nil"/>
            </w:tcBorders>
          </w:tcPr>
          <w:p w14:paraId="0E938A00" w14:textId="67236DE0"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10</w:t>
            </w:r>
          </w:p>
        </w:tc>
      </w:tr>
      <w:tr w:rsidR="00DD7DDE" w:rsidRPr="00D421A8" w14:paraId="640D82B6"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2893FDA3" w14:textId="318E6D37" w:rsidR="00DD7DDE" w:rsidRPr="00B67AB8" w:rsidRDefault="00B67AB8" w:rsidP="00B67AB8">
            <w:pPr>
              <w:spacing w:after="120" w:line="240" w:lineRule="auto"/>
              <w:jc w:val="left"/>
              <w:rPr>
                <w:b w:val="0"/>
                <w:sz w:val="22"/>
              </w:rPr>
            </w:pPr>
            <w:proofErr w:type="gramStart"/>
            <w:r w:rsidRPr="00B67AB8">
              <w:rPr>
                <w:b w:val="0"/>
                <w:sz w:val="22"/>
              </w:rPr>
              <w:t>cds</w:t>
            </w:r>
            <w:proofErr w:type="gramEnd"/>
            <w:r w:rsidRPr="00B67AB8">
              <w:rPr>
                <w:b w:val="0"/>
                <w:sz w:val="22"/>
              </w:rPr>
              <w:t xml:space="preserve"> mutation syntax</w:t>
            </w:r>
            <w:r w:rsidR="00672EE7" w:rsidRPr="00B67AB8">
              <w:rPr>
                <w:b w:val="0"/>
                <w:color w:val="FF0000"/>
                <w:sz w:val="22"/>
                <w:vertAlign w:val="superscript"/>
              </w:rPr>
              <w:t>*</w:t>
            </w:r>
          </w:p>
        </w:tc>
        <w:tc>
          <w:tcPr>
            <w:tcW w:w="1967" w:type="pct"/>
          </w:tcPr>
          <w:p w14:paraId="61C28294" w14:textId="77777777" w:rsidR="003A3924"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The syntax on coding DNA sequence.</w:t>
            </w:r>
          </w:p>
          <w:p w14:paraId="5ED6D502" w14:textId="7E185BE7" w:rsidR="00DD7DDE"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The nomenclature starts with “c.” and follows HGVS standards.</w:t>
            </w:r>
          </w:p>
        </w:tc>
        <w:tc>
          <w:tcPr>
            <w:tcW w:w="1790" w:type="pct"/>
            <w:tcBorders>
              <w:right w:val="nil"/>
            </w:tcBorders>
          </w:tcPr>
          <w:p w14:paraId="72B6A60F" w14:textId="6BCA41CF" w:rsidR="00DD7DDE" w:rsidRPr="00D421A8" w:rsidRDefault="003A3924" w:rsidP="00D421A8">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proofErr w:type="gramStart"/>
            <w:r w:rsidRPr="003A3924">
              <w:rPr>
                <w:sz w:val="22"/>
              </w:rPr>
              <w:t>c</w:t>
            </w:r>
            <w:proofErr w:type="gramEnd"/>
            <w:r w:rsidRPr="003A3924">
              <w:rPr>
                <w:sz w:val="22"/>
              </w:rPr>
              <w:t>.430C&gt;T</w:t>
            </w:r>
          </w:p>
        </w:tc>
      </w:tr>
      <w:tr w:rsidR="00B67AB8" w:rsidRPr="00D421A8" w14:paraId="24505C22"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48BE874B" w14:textId="7B3FCD2F" w:rsidR="00B67AB8" w:rsidRPr="00B67AB8" w:rsidRDefault="00B67AB8" w:rsidP="00B67AB8">
            <w:pPr>
              <w:spacing w:after="120" w:line="240" w:lineRule="auto"/>
              <w:jc w:val="left"/>
              <w:rPr>
                <w:b w:val="0"/>
              </w:rPr>
            </w:pPr>
            <w:r w:rsidRPr="00B67AB8">
              <w:rPr>
                <w:b w:val="0"/>
              </w:rPr>
              <w:t>Amino Acid Substitution</w:t>
            </w:r>
          </w:p>
        </w:tc>
        <w:tc>
          <w:tcPr>
            <w:tcW w:w="1967" w:type="pct"/>
          </w:tcPr>
          <w:p w14:paraId="6234EFA6" w14:textId="77777777" w:rsidR="003A3924"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sz w:val="22"/>
              </w:rPr>
            </w:pPr>
            <w:r>
              <w:rPr>
                <w:sz w:val="22"/>
              </w:rPr>
              <w:t>The change of amino acid.</w:t>
            </w:r>
          </w:p>
          <w:p w14:paraId="50591C9D" w14:textId="23DA91DE" w:rsidR="00B67AB8"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Pr>
                <w:sz w:val="22"/>
              </w:rPr>
              <w:t>The nomenclature starts with “p.” and follows HGVS standards.</w:t>
            </w:r>
          </w:p>
        </w:tc>
        <w:tc>
          <w:tcPr>
            <w:tcW w:w="1790" w:type="pct"/>
            <w:tcBorders>
              <w:right w:val="nil"/>
            </w:tcBorders>
          </w:tcPr>
          <w:p w14:paraId="05ABA11C" w14:textId="4EB7511F" w:rsidR="00B67AB8" w:rsidRPr="00844364"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rPr>
                <w:lang w:val="en-SG"/>
              </w:rPr>
            </w:pPr>
            <w:r w:rsidRPr="00844364">
              <w:rPr>
                <w:lang w:val="en-SG"/>
              </w:rPr>
              <w:t>p.R144C</w:t>
            </w:r>
          </w:p>
        </w:tc>
      </w:tr>
      <w:tr w:rsidR="00B67AB8" w:rsidRPr="00D421A8" w14:paraId="09A5BAB7"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14BC711F" w14:textId="73D484BF" w:rsidR="00B67AB8" w:rsidRPr="00B67AB8" w:rsidRDefault="00B67AB8" w:rsidP="00B67AB8">
            <w:pPr>
              <w:spacing w:after="120" w:line="240" w:lineRule="auto"/>
              <w:jc w:val="left"/>
              <w:rPr>
                <w:b w:val="0"/>
              </w:rPr>
            </w:pPr>
            <w:r w:rsidRPr="00B67AB8">
              <w:rPr>
                <w:b w:val="0"/>
              </w:rPr>
              <w:t>Assembly</w:t>
            </w:r>
            <w:r w:rsidR="00672EE7" w:rsidRPr="00B67AB8">
              <w:rPr>
                <w:b w:val="0"/>
                <w:color w:val="FF0000"/>
                <w:sz w:val="22"/>
                <w:vertAlign w:val="superscript"/>
              </w:rPr>
              <w:t>*</w:t>
            </w:r>
          </w:p>
        </w:tc>
        <w:tc>
          <w:tcPr>
            <w:tcW w:w="1967" w:type="pct"/>
          </w:tcPr>
          <w:p w14:paraId="1C4C73D4" w14:textId="46C233AE" w:rsidR="00B67AB8" w:rsidRPr="00D421A8" w:rsidRDefault="00B94A40"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The</w:t>
            </w:r>
            <w:r w:rsidRPr="00B94A40">
              <w:t xml:space="preserve"> sequence version produced by the Genome Reference Consortium.</w:t>
            </w:r>
            <w:r>
              <w:t xml:space="preserve"> GRCh37 is preferred in </w:t>
            </w:r>
            <w:r w:rsidR="00B43083">
              <w:t>iCMDB</w:t>
            </w:r>
            <w:r w:rsidR="00B43083" w:rsidRPr="00E87641">
              <w:rPr>
                <w:vertAlign w:val="superscript"/>
              </w:rPr>
              <w:t>TM</w:t>
            </w:r>
            <w:r>
              <w:t>.</w:t>
            </w:r>
          </w:p>
        </w:tc>
        <w:tc>
          <w:tcPr>
            <w:tcW w:w="1790" w:type="pct"/>
            <w:tcBorders>
              <w:right w:val="nil"/>
            </w:tcBorders>
          </w:tcPr>
          <w:p w14:paraId="3C043D05" w14:textId="1F9A1502"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GRCh37</w:t>
            </w:r>
          </w:p>
        </w:tc>
      </w:tr>
      <w:tr w:rsidR="00B67AB8" w:rsidRPr="00D421A8" w14:paraId="6163CD3B"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5C60A4BD" w14:textId="3AF59AC8" w:rsidR="00B67AB8" w:rsidRPr="00B67AB8" w:rsidRDefault="00B67AB8" w:rsidP="00B67AB8">
            <w:pPr>
              <w:spacing w:after="120" w:line="240" w:lineRule="auto"/>
              <w:jc w:val="left"/>
              <w:rPr>
                <w:b w:val="0"/>
              </w:rPr>
            </w:pPr>
            <w:r w:rsidRPr="00B67AB8">
              <w:rPr>
                <w:b w:val="0"/>
              </w:rPr>
              <w:t>Hg position</w:t>
            </w:r>
            <w:r w:rsidR="00672EE7" w:rsidRPr="00B67AB8">
              <w:rPr>
                <w:b w:val="0"/>
                <w:color w:val="FF0000"/>
                <w:sz w:val="22"/>
                <w:vertAlign w:val="superscript"/>
              </w:rPr>
              <w:t>*</w:t>
            </w:r>
          </w:p>
        </w:tc>
        <w:tc>
          <w:tcPr>
            <w:tcW w:w="1967" w:type="pct"/>
          </w:tcPr>
          <w:p w14:paraId="029CD688" w14:textId="25406D28" w:rsidR="00B67AB8"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Pr>
                <w:sz w:val="22"/>
              </w:rPr>
              <w:t xml:space="preserve">Genomic start position </w:t>
            </w:r>
            <w:r w:rsidRPr="00D32691">
              <w:rPr>
                <w:color w:val="002060"/>
                <w:sz w:val="22"/>
              </w:rPr>
              <w:t>[Number only]</w:t>
            </w:r>
          </w:p>
        </w:tc>
        <w:tc>
          <w:tcPr>
            <w:tcW w:w="1790" w:type="pct"/>
            <w:tcBorders>
              <w:right w:val="nil"/>
            </w:tcBorders>
          </w:tcPr>
          <w:p w14:paraId="55DEDA26" w14:textId="57444CE8"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96702047</w:t>
            </w:r>
          </w:p>
        </w:tc>
      </w:tr>
      <w:tr w:rsidR="00B67AB8" w:rsidRPr="00D421A8" w14:paraId="74C3965D"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1A62B068" w14:textId="59AF7ECE" w:rsidR="00B67AB8" w:rsidRPr="00B67AB8" w:rsidRDefault="00B67AB8" w:rsidP="00B67AB8">
            <w:pPr>
              <w:spacing w:after="120" w:line="240" w:lineRule="auto"/>
              <w:jc w:val="left"/>
              <w:rPr>
                <w:b w:val="0"/>
              </w:rPr>
            </w:pPr>
            <w:r w:rsidRPr="00B67AB8">
              <w:rPr>
                <w:b w:val="0"/>
              </w:rPr>
              <w:t>Hg position end</w:t>
            </w:r>
            <w:r w:rsidR="00672EE7" w:rsidRPr="00B67AB8">
              <w:rPr>
                <w:b w:val="0"/>
                <w:color w:val="FF0000"/>
                <w:sz w:val="22"/>
                <w:vertAlign w:val="superscript"/>
              </w:rPr>
              <w:t>*</w:t>
            </w:r>
          </w:p>
        </w:tc>
        <w:tc>
          <w:tcPr>
            <w:tcW w:w="1967" w:type="pct"/>
          </w:tcPr>
          <w:p w14:paraId="57165594" w14:textId="74AC2736" w:rsidR="00B67AB8"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Pr>
                <w:sz w:val="22"/>
              </w:rPr>
              <w:t xml:space="preserve">Genomic end position </w:t>
            </w:r>
            <w:r w:rsidRPr="00D32691">
              <w:rPr>
                <w:color w:val="002060"/>
                <w:sz w:val="22"/>
              </w:rPr>
              <w:t>[Number only]</w:t>
            </w:r>
          </w:p>
        </w:tc>
        <w:tc>
          <w:tcPr>
            <w:tcW w:w="1790" w:type="pct"/>
            <w:tcBorders>
              <w:right w:val="nil"/>
            </w:tcBorders>
          </w:tcPr>
          <w:p w14:paraId="0EDDF9C4" w14:textId="5B58843D"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96702047</w:t>
            </w:r>
          </w:p>
        </w:tc>
      </w:tr>
      <w:tr w:rsidR="00B67AB8" w:rsidRPr="00D421A8" w14:paraId="093E8BD4"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2BFECE02" w14:textId="3CA0930E" w:rsidR="00B67AB8" w:rsidRPr="00B67AB8" w:rsidRDefault="00B67AB8" w:rsidP="00B67AB8">
            <w:pPr>
              <w:spacing w:after="120" w:line="240" w:lineRule="auto"/>
              <w:jc w:val="left"/>
              <w:rPr>
                <w:b w:val="0"/>
              </w:rPr>
            </w:pPr>
            <w:r w:rsidRPr="00B67AB8">
              <w:rPr>
                <w:b w:val="0"/>
              </w:rPr>
              <w:t>Ref seq at pos</w:t>
            </w:r>
            <w:r w:rsidR="00672EE7" w:rsidRPr="00B67AB8">
              <w:rPr>
                <w:b w:val="0"/>
                <w:color w:val="FF0000"/>
                <w:sz w:val="22"/>
                <w:vertAlign w:val="superscript"/>
              </w:rPr>
              <w:t>*</w:t>
            </w:r>
          </w:p>
        </w:tc>
        <w:tc>
          <w:tcPr>
            <w:tcW w:w="1967" w:type="pct"/>
          </w:tcPr>
          <w:p w14:paraId="15BEED15" w14:textId="77777777" w:rsidR="00B67AB8" w:rsidRDefault="005A057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The DNA sequence before the change</w:t>
            </w:r>
          </w:p>
          <w:p w14:paraId="6931F2E6" w14:textId="10A76689" w:rsidR="00B94A40" w:rsidRPr="00D421A8" w:rsidRDefault="00B94A40" w:rsidP="00B94A40">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D32691">
              <w:rPr>
                <w:color w:val="002060"/>
                <w:sz w:val="22"/>
              </w:rPr>
              <w:t>[</w:t>
            </w:r>
            <w:r>
              <w:rPr>
                <w:color w:val="002060"/>
                <w:sz w:val="22"/>
              </w:rPr>
              <w:t>A, C, G, T</w:t>
            </w:r>
            <w:r w:rsidRPr="00D32691">
              <w:rPr>
                <w:color w:val="002060"/>
                <w:sz w:val="22"/>
              </w:rPr>
              <w:t>]</w:t>
            </w:r>
          </w:p>
        </w:tc>
        <w:tc>
          <w:tcPr>
            <w:tcW w:w="1790" w:type="pct"/>
            <w:tcBorders>
              <w:right w:val="nil"/>
            </w:tcBorders>
          </w:tcPr>
          <w:p w14:paraId="3C404908" w14:textId="6A2F2697"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Pr>
                <w:rFonts w:eastAsia="Times New Roman" w:cs="Times New Roman"/>
                <w:color w:val="000000"/>
                <w:sz w:val="18"/>
                <w:szCs w:val="18"/>
              </w:rPr>
              <w:t>C</w:t>
            </w:r>
          </w:p>
        </w:tc>
      </w:tr>
      <w:tr w:rsidR="00B67AB8" w:rsidRPr="00D421A8" w14:paraId="37B5B626"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4CCAAE7B" w14:textId="77366157" w:rsidR="00B67AB8" w:rsidRPr="00B67AB8" w:rsidRDefault="00B67AB8" w:rsidP="00B67AB8">
            <w:pPr>
              <w:spacing w:after="120" w:line="240" w:lineRule="auto"/>
              <w:jc w:val="left"/>
              <w:rPr>
                <w:b w:val="0"/>
              </w:rPr>
            </w:pPr>
            <w:r w:rsidRPr="00B67AB8">
              <w:rPr>
                <w:b w:val="0"/>
              </w:rPr>
              <w:t>Alternative seq</w:t>
            </w:r>
            <w:r w:rsidR="00672EE7" w:rsidRPr="00B67AB8">
              <w:rPr>
                <w:b w:val="0"/>
                <w:color w:val="FF0000"/>
                <w:sz w:val="22"/>
                <w:vertAlign w:val="superscript"/>
              </w:rPr>
              <w:t>*</w:t>
            </w:r>
          </w:p>
        </w:tc>
        <w:tc>
          <w:tcPr>
            <w:tcW w:w="1967" w:type="pct"/>
          </w:tcPr>
          <w:p w14:paraId="78A13537" w14:textId="77777777" w:rsidR="00B67AB8" w:rsidRDefault="005A057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The DNA sequence after the change</w:t>
            </w:r>
          </w:p>
          <w:p w14:paraId="16948139" w14:textId="5B8385AA" w:rsidR="00B94A40" w:rsidRPr="00D421A8" w:rsidRDefault="00B94A40"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D32691">
              <w:rPr>
                <w:color w:val="002060"/>
                <w:sz w:val="22"/>
              </w:rPr>
              <w:t>[</w:t>
            </w:r>
            <w:r>
              <w:rPr>
                <w:color w:val="002060"/>
                <w:sz w:val="22"/>
              </w:rPr>
              <w:t>A, C, G, T</w:t>
            </w:r>
            <w:r w:rsidRPr="00D32691">
              <w:rPr>
                <w:color w:val="002060"/>
                <w:sz w:val="22"/>
              </w:rPr>
              <w:t>]</w:t>
            </w:r>
          </w:p>
        </w:tc>
        <w:tc>
          <w:tcPr>
            <w:tcW w:w="1790" w:type="pct"/>
            <w:tcBorders>
              <w:right w:val="nil"/>
            </w:tcBorders>
          </w:tcPr>
          <w:p w14:paraId="5A2E27B2" w14:textId="24B84120"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t>T</w:t>
            </w:r>
          </w:p>
        </w:tc>
      </w:tr>
      <w:tr w:rsidR="00B67AB8" w:rsidRPr="00D421A8" w14:paraId="620DF320"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32F2F074" w14:textId="76EBA357" w:rsidR="00B67AB8" w:rsidRPr="00B67AB8" w:rsidRDefault="00B67AB8" w:rsidP="00B67AB8">
            <w:pPr>
              <w:spacing w:after="120" w:line="240" w:lineRule="auto"/>
              <w:jc w:val="left"/>
              <w:rPr>
                <w:b w:val="0"/>
              </w:rPr>
            </w:pPr>
            <w:r>
              <w:rPr>
                <w:b w:val="0"/>
              </w:rPr>
              <w:t>Ref SNP</w:t>
            </w:r>
          </w:p>
        </w:tc>
        <w:tc>
          <w:tcPr>
            <w:tcW w:w="1967" w:type="pct"/>
          </w:tcPr>
          <w:p w14:paraId="2CFF5C19" w14:textId="0754A72B" w:rsidR="00B67AB8" w:rsidRPr="00D421A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D84DAA">
              <w:t>A unique ID that was assigned to a submitted SNP record.</w:t>
            </w:r>
          </w:p>
        </w:tc>
        <w:tc>
          <w:tcPr>
            <w:tcW w:w="1790" w:type="pct"/>
            <w:tcBorders>
              <w:right w:val="nil"/>
            </w:tcBorders>
          </w:tcPr>
          <w:p w14:paraId="5B7CE945" w14:textId="0F1D9969"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proofErr w:type="gramStart"/>
            <w:r w:rsidRPr="00844364">
              <w:t>rs1799853</w:t>
            </w:r>
            <w:proofErr w:type="gramEnd"/>
          </w:p>
        </w:tc>
      </w:tr>
      <w:tr w:rsidR="00B67AB8" w:rsidRPr="00D421A8" w14:paraId="1FF6C173"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48B86303" w14:textId="3C7EA78E" w:rsidR="00B67AB8" w:rsidRPr="00B67AB8" w:rsidRDefault="00B67AB8" w:rsidP="00B67AB8">
            <w:pPr>
              <w:spacing w:after="120" w:line="240" w:lineRule="auto"/>
              <w:jc w:val="left"/>
              <w:rPr>
                <w:b w:val="0"/>
              </w:rPr>
            </w:pPr>
            <w:r>
              <w:rPr>
                <w:b w:val="0"/>
              </w:rPr>
              <w:t>Molecular Consequence</w:t>
            </w:r>
            <w:r w:rsidR="00672EE7" w:rsidRPr="00B67AB8">
              <w:rPr>
                <w:b w:val="0"/>
                <w:color w:val="FF0000"/>
                <w:sz w:val="22"/>
                <w:vertAlign w:val="superscript"/>
              </w:rPr>
              <w:t>*</w:t>
            </w:r>
          </w:p>
        </w:tc>
        <w:tc>
          <w:tcPr>
            <w:tcW w:w="1967" w:type="pct"/>
          </w:tcPr>
          <w:p w14:paraId="64BB4A4C" w14:textId="76DF79B7" w:rsidR="00B67AB8" w:rsidRPr="00D421A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A</w:t>
            </w:r>
            <w:r w:rsidRPr="00D84DAA">
              <w:t xml:space="preserve"> calculation of the effect of the sequence change</w:t>
            </w:r>
          </w:p>
        </w:tc>
        <w:tc>
          <w:tcPr>
            <w:tcW w:w="1790" w:type="pct"/>
            <w:tcBorders>
              <w:right w:val="nil"/>
            </w:tcBorders>
          </w:tcPr>
          <w:p w14:paraId="001E2825" w14:textId="2E971FC4"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Missense variant</w:t>
            </w:r>
          </w:p>
        </w:tc>
      </w:tr>
      <w:tr w:rsidR="00B67AB8" w:rsidRPr="00D421A8" w14:paraId="1E4AE256"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bottom w:val="single" w:sz="4" w:space="0" w:color="999999" w:themeColor="text1" w:themeTint="66"/>
            </w:tcBorders>
            <w:vAlign w:val="center"/>
          </w:tcPr>
          <w:p w14:paraId="2EA742A0" w14:textId="1E8D4125" w:rsidR="00B67AB8" w:rsidRPr="00B67AB8" w:rsidRDefault="00B67AB8" w:rsidP="00B67AB8">
            <w:pPr>
              <w:spacing w:after="120" w:line="240" w:lineRule="auto"/>
              <w:jc w:val="left"/>
              <w:rPr>
                <w:b w:val="0"/>
              </w:rPr>
            </w:pPr>
            <w:r>
              <w:rPr>
                <w:b w:val="0"/>
              </w:rPr>
              <w:t>Global MAF</w:t>
            </w:r>
          </w:p>
        </w:tc>
        <w:tc>
          <w:tcPr>
            <w:tcW w:w="1967" w:type="pct"/>
            <w:tcBorders>
              <w:bottom w:val="single" w:sz="4" w:space="0" w:color="999999" w:themeColor="text1" w:themeTint="66"/>
            </w:tcBorders>
          </w:tcPr>
          <w:p w14:paraId="61B3C353" w14:textId="6D4ED8AA" w:rsidR="00B67AB8" w:rsidRPr="00D421A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w:t>
            </w:r>
            <w:r w:rsidRPr="00D84DAA">
              <w:t>he global minor allele frequency calculated by the 1000 Genomes Project</w:t>
            </w:r>
          </w:p>
        </w:tc>
        <w:tc>
          <w:tcPr>
            <w:tcW w:w="1790" w:type="pct"/>
            <w:tcBorders>
              <w:bottom w:val="single" w:sz="4" w:space="0" w:color="999999" w:themeColor="text1" w:themeTint="66"/>
              <w:right w:val="nil"/>
            </w:tcBorders>
          </w:tcPr>
          <w:p w14:paraId="485920C4" w14:textId="1514A2FA"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T=0.0479/240</w:t>
            </w:r>
          </w:p>
        </w:tc>
      </w:tr>
    </w:tbl>
    <w:p w14:paraId="6703EAC9" w14:textId="77777777" w:rsidR="00B94A40" w:rsidRDefault="00B94A40" w:rsidP="00B94A40">
      <w:pPr>
        <w:spacing w:after="0"/>
        <w:rPr>
          <w:color w:val="FF0000"/>
          <w:sz w:val="16"/>
        </w:rPr>
      </w:pPr>
      <w:r w:rsidRPr="003E548B">
        <w:rPr>
          <w:color w:val="FF0000"/>
          <w:sz w:val="16"/>
          <w:vertAlign w:val="superscript"/>
        </w:rPr>
        <w:t>*</w:t>
      </w:r>
      <w:r>
        <w:rPr>
          <w:color w:val="FF0000"/>
          <w:sz w:val="16"/>
        </w:rPr>
        <w:t xml:space="preserve">Field </w:t>
      </w:r>
      <w:proofErr w:type="gramStart"/>
      <w:r>
        <w:rPr>
          <w:color w:val="FF0000"/>
          <w:sz w:val="16"/>
        </w:rPr>
        <w:t>are</w:t>
      </w:r>
      <w:proofErr w:type="gramEnd"/>
      <w:r>
        <w:rPr>
          <w:color w:val="FF0000"/>
          <w:sz w:val="16"/>
        </w:rPr>
        <w:t xml:space="preserve"> required for every entry.</w:t>
      </w:r>
    </w:p>
    <w:p w14:paraId="7C52D303" w14:textId="6B5A6D9C" w:rsidR="00B94A40" w:rsidRDefault="00B94A40" w:rsidP="00B94A40">
      <w:pPr>
        <w:spacing w:after="0"/>
        <w:rPr>
          <w:b/>
        </w:rPr>
      </w:pPr>
      <w:r w:rsidRPr="00D32691">
        <w:rPr>
          <w:color w:val="002060"/>
          <w:sz w:val="16"/>
        </w:rPr>
        <w:t xml:space="preserve">[]: </w:t>
      </w:r>
      <w:proofErr w:type="gramStart"/>
      <w:r w:rsidRPr="00D32691">
        <w:rPr>
          <w:color w:val="002060"/>
          <w:sz w:val="16"/>
        </w:rPr>
        <w:t>indicate</w:t>
      </w:r>
      <w:proofErr w:type="gramEnd"/>
      <w:r w:rsidRPr="00D32691">
        <w:rPr>
          <w:color w:val="002060"/>
          <w:sz w:val="16"/>
        </w:rPr>
        <w:t xml:space="preserve"> all the possible values in this variable</w:t>
      </w:r>
      <w:r>
        <w:rPr>
          <w:b/>
        </w:rPr>
        <w:br w:type="page"/>
      </w:r>
    </w:p>
    <w:p w14:paraId="3CEF233C" w14:textId="6C25AC60" w:rsidR="00B94A40" w:rsidRPr="00B94A40" w:rsidRDefault="00B94A40" w:rsidP="00B94A40">
      <w:pPr>
        <w:spacing w:after="0"/>
        <w:rPr>
          <w:b/>
        </w:rPr>
      </w:pPr>
      <w:r w:rsidRPr="00B94A40">
        <w:rPr>
          <w:b/>
        </w:rPr>
        <w:lastRenderedPageBreak/>
        <w:t>Table 1</w:t>
      </w:r>
      <w:r>
        <w:rPr>
          <w:b/>
        </w:rPr>
        <w:t xml:space="preserve"> (continued)</w:t>
      </w:r>
    </w:p>
    <w:tbl>
      <w:tblPr>
        <w:tblStyle w:val="GridTable1Light"/>
        <w:tblW w:w="5000" w:type="pct"/>
        <w:tblInd w:w="-108" w:type="dxa"/>
        <w:tblLook w:val="04A0" w:firstRow="1" w:lastRow="0" w:firstColumn="1" w:lastColumn="0" w:noHBand="0" w:noVBand="1"/>
      </w:tblPr>
      <w:tblGrid>
        <w:gridCol w:w="2291"/>
        <w:gridCol w:w="3626"/>
        <w:gridCol w:w="3299"/>
      </w:tblGrid>
      <w:tr w:rsidR="00B94A40" w:rsidRPr="00D421A8" w14:paraId="06D18CFC" w14:textId="77777777" w:rsidTr="00B94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4A58083B" w14:textId="77777777" w:rsidR="00B94A40" w:rsidRPr="00D421A8" w:rsidRDefault="00B94A40" w:rsidP="000B5BF5">
            <w:pPr>
              <w:spacing w:after="120" w:line="240" w:lineRule="auto"/>
              <w:rPr>
                <w:sz w:val="22"/>
              </w:rPr>
            </w:pPr>
            <w:r w:rsidRPr="00D421A8">
              <w:rPr>
                <w:sz w:val="22"/>
              </w:rPr>
              <w:t>Name</w:t>
            </w:r>
          </w:p>
        </w:tc>
        <w:tc>
          <w:tcPr>
            <w:tcW w:w="1967" w:type="pct"/>
          </w:tcPr>
          <w:p w14:paraId="2E40A423"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Description/Format</w:t>
            </w:r>
          </w:p>
        </w:tc>
        <w:tc>
          <w:tcPr>
            <w:tcW w:w="1790" w:type="pct"/>
            <w:tcBorders>
              <w:right w:val="nil"/>
            </w:tcBorders>
          </w:tcPr>
          <w:p w14:paraId="00E5B15A"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Examples</w:t>
            </w:r>
          </w:p>
        </w:tc>
      </w:tr>
      <w:tr w:rsidR="00B67AB8" w:rsidRPr="00B67AB8" w14:paraId="132622C7"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right w:val="nil"/>
            </w:tcBorders>
            <w:vAlign w:val="center"/>
          </w:tcPr>
          <w:p w14:paraId="5D8B3F6F" w14:textId="7C1B42E3" w:rsidR="00B67AB8" w:rsidRPr="00B67AB8" w:rsidRDefault="00B67AB8" w:rsidP="00B67AB8">
            <w:pPr>
              <w:spacing w:after="120" w:line="240" w:lineRule="auto"/>
              <w:jc w:val="left"/>
              <w:rPr>
                <w:i/>
              </w:rPr>
            </w:pPr>
            <w:r w:rsidRPr="00B67AB8">
              <w:rPr>
                <w:i/>
              </w:rPr>
              <w:t>Population</w:t>
            </w:r>
          </w:p>
        </w:tc>
        <w:tc>
          <w:tcPr>
            <w:tcW w:w="1967" w:type="pct"/>
            <w:tcBorders>
              <w:left w:val="nil"/>
              <w:right w:val="nil"/>
            </w:tcBorders>
          </w:tcPr>
          <w:p w14:paraId="420D6096" w14:textId="77777777" w:rsidR="00B67AB8" w:rsidRPr="00B67AB8" w:rsidRDefault="00B67AB8"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rPr>
                <w:b/>
                <w:i/>
              </w:rPr>
            </w:pPr>
          </w:p>
        </w:tc>
        <w:tc>
          <w:tcPr>
            <w:tcW w:w="1790" w:type="pct"/>
            <w:tcBorders>
              <w:left w:val="nil"/>
              <w:right w:val="nil"/>
            </w:tcBorders>
          </w:tcPr>
          <w:p w14:paraId="163F3D7A" w14:textId="77777777" w:rsidR="00B67AB8" w:rsidRPr="00B67AB8" w:rsidRDefault="00B67AB8" w:rsidP="00D421A8">
            <w:pPr>
              <w:spacing w:after="120" w:line="240" w:lineRule="auto"/>
              <w:cnfStyle w:val="000000000000" w:firstRow="0" w:lastRow="0" w:firstColumn="0" w:lastColumn="0" w:oddVBand="0" w:evenVBand="0" w:oddHBand="0" w:evenHBand="0" w:firstRowFirstColumn="0" w:firstRowLastColumn="0" w:lastRowFirstColumn="0" w:lastRowLastColumn="0"/>
              <w:rPr>
                <w:b/>
                <w:i/>
              </w:rPr>
            </w:pPr>
          </w:p>
        </w:tc>
      </w:tr>
      <w:tr w:rsidR="00B67AB8" w:rsidRPr="00D421A8" w14:paraId="58C4E937"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07CFB649" w14:textId="7C413DF6" w:rsidR="00B67AB8" w:rsidRPr="00B67AB8" w:rsidRDefault="00B67AB8" w:rsidP="00B67AB8">
            <w:pPr>
              <w:spacing w:after="120" w:line="240" w:lineRule="auto"/>
              <w:jc w:val="left"/>
              <w:rPr>
                <w:b w:val="0"/>
              </w:rPr>
            </w:pPr>
            <w:r>
              <w:rPr>
                <w:b w:val="0"/>
              </w:rPr>
              <w:t>Population Code</w:t>
            </w:r>
            <w:r w:rsidR="00672EE7" w:rsidRPr="00B67AB8">
              <w:rPr>
                <w:b w:val="0"/>
                <w:color w:val="FF0000"/>
                <w:sz w:val="22"/>
                <w:vertAlign w:val="superscript"/>
              </w:rPr>
              <w:t>*</w:t>
            </w:r>
          </w:p>
        </w:tc>
        <w:tc>
          <w:tcPr>
            <w:tcW w:w="1967" w:type="pct"/>
          </w:tcPr>
          <w:p w14:paraId="4690C764" w14:textId="04DADB30" w:rsidR="00B67AB8" w:rsidRPr="00D421A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Population abbreviations of 26 populations studied in the 1000 Genomes Project</w:t>
            </w:r>
          </w:p>
        </w:tc>
        <w:tc>
          <w:tcPr>
            <w:tcW w:w="1790" w:type="pct"/>
            <w:tcBorders>
              <w:right w:val="nil"/>
            </w:tcBorders>
          </w:tcPr>
          <w:p w14:paraId="3B3E1BFF" w14:textId="38F9D123"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British in England and Scotland</w:t>
            </w:r>
          </w:p>
        </w:tc>
      </w:tr>
      <w:tr w:rsidR="00B67AB8" w:rsidRPr="00D421A8" w14:paraId="548220FF"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1EF41070" w14:textId="6DF31434" w:rsidR="00B67AB8" w:rsidRDefault="00B67AB8" w:rsidP="00B67AB8">
            <w:pPr>
              <w:spacing w:after="120" w:line="240" w:lineRule="auto"/>
              <w:jc w:val="left"/>
              <w:rPr>
                <w:b w:val="0"/>
              </w:rPr>
            </w:pPr>
            <w:r>
              <w:rPr>
                <w:b w:val="0"/>
              </w:rPr>
              <w:t>Population Value</w:t>
            </w:r>
            <w:r w:rsidR="00672EE7" w:rsidRPr="00B67AB8">
              <w:rPr>
                <w:b w:val="0"/>
                <w:color w:val="FF0000"/>
                <w:sz w:val="22"/>
                <w:vertAlign w:val="superscript"/>
              </w:rPr>
              <w:t>*</w:t>
            </w:r>
          </w:p>
        </w:tc>
        <w:tc>
          <w:tcPr>
            <w:tcW w:w="1967" w:type="pct"/>
          </w:tcPr>
          <w:p w14:paraId="12D1F6C8" w14:textId="77777777" w:rsidR="00B67AB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The minor allele frequency in the above population in the 1000 Genomes Project</w:t>
            </w:r>
          </w:p>
          <w:p w14:paraId="1427677A" w14:textId="1BF51B25" w:rsidR="00B94A40" w:rsidRPr="00D421A8" w:rsidRDefault="00B94A40"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D32691">
              <w:rPr>
                <w:color w:val="002060"/>
                <w:sz w:val="22"/>
              </w:rPr>
              <w:t>[Number only]</w:t>
            </w:r>
          </w:p>
        </w:tc>
        <w:tc>
          <w:tcPr>
            <w:tcW w:w="1790" w:type="pct"/>
            <w:tcBorders>
              <w:right w:val="nil"/>
            </w:tcBorders>
          </w:tcPr>
          <w:p w14:paraId="46B979CA" w14:textId="4E3969E2"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0.0879</w:t>
            </w:r>
          </w:p>
        </w:tc>
      </w:tr>
      <w:tr w:rsidR="00B67AB8" w:rsidRPr="00D421A8" w14:paraId="2ABFB865"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bottom w:val="single" w:sz="4" w:space="0" w:color="999999" w:themeColor="text1" w:themeTint="66"/>
            </w:tcBorders>
            <w:vAlign w:val="center"/>
          </w:tcPr>
          <w:p w14:paraId="18C3088C" w14:textId="215B0940" w:rsidR="00B67AB8" w:rsidRDefault="00B67AB8" w:rsidP="00B67AB8">
            <w:pPr>
              <w:spacing w:after="120" w:line="240" w:lineRule="auto"/>
              <w:jc w:val="left"/>
              <w:rPr>
                <w:b w:val="0"/>
              </w:rPr>
            </w:pPr>
            <w:r>
              <w:rPr>
                <w:b w:val="0"/>
              </w:rPr>
              <w:t>Source</w:t>
            </w:r>
            <w:r w:rsidR="00672EE7" w:rsidRPr="00B67AB8">
              <w:rPr>
                <w:b w:val="0"/>
                <w:color w:val="FF0000"/>
                <w:sz w:val="22"/>
                <w:vertAlign w:val="superscript"/>
              </w:rPr>
              <w:t>*</w:t>
            </w:r>
          </w:p>
        </w:tc>
        <w:tc>
          <w:tcPr>
            <w:tcW w:w="1967" w:type="pct"/>
            <w:tcBorders>
              <w:bottom w:val="single" w:sz="4" w:space="0" w:color="999999" w:themeColor="text1" w:themeTint="66"/>
            </w:tcBorders>
          </w:tcPr>
          <w:p w14:paraId="0D2BADA4" w14:textId="2B4E4622" w:rsidR="00B67AB8" w:rsidRPr="00D421A8" w:rsidRDefault="00D84DAA"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Where the population value comes from</w:t>
            </w:r>
          </w:p>
        </w:tc>
        <w:tc>
          <w:tcPr>
            <w:tcW w:w="1790" w:type="pct"/>
            <w:tcBorders>
              <w:bottom w:val="single" w:sz="4" w:space="0" w:color="999999" w:themeColor="text1" w:themeTint="66"/>
              <w:right w:val="nil"/>
            </w:tcBorders>
          </w:tcPr>
          <w:p w14:paraId="5FB12AB1" w14:textId="62D90926"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t>1000 Genome</w:t>
            </w:r>
          </w:p>
        </w:tc>
      </w:tr>
      <w:tr w:rsidR="00B67AB8" w:rsidRPr="00D421A8" w14:paraId="525AD4A7" w14:textId="77777777" w:rsidTr="00B67AB8">
        <w:tc>
          <w:tcPr>
            <w:cnfStyle w:val="001000000000" w:firstRow="0" w:lastRow="0" w:firstColumn="1" w:lastColumn="0" w:oddVBand="0" w:evenVBand="0" w:oddHBand="0" w:evenHBand="0" w:firstRowFirstColumn="0" w:firstRowLastColumn="0" w:lastRowFirstColumn="0" w:lastRowLastColumn="0"/>
            <w:tcW w:w="5000" w:type="pct"/>
            <w:gridSpan w:val="3"/>
            <w:tcBorders>
              <w:left w:val="nil"/>
              <w:right w:val="nil"/>
            </w:tcBorders>
            <w:vAlign w:val="center"/>
          </w:tcPr>
          <w:p w14:paraId="0649A565" w14:textId="25719398" w:rsidR="00B67AB8" w:rsidRPr="00D421A8" w:rsidRDefault="00B67AB8" w:rsidP="00C46488">
            <w:pPr>
              <w:spacing w:after="120" w:line="240" w:lineRule="auto"/>
              <w:jc w:val="left"/>
            </w:pPr>
            <w:r w:rsidRPr="00B67AB8">
              <w:rPr>
                <w:i/>
              </w:rPr>
              <w:t>Drug Gene Rules</w:t>
            </w:r>
            <w:r>
              <w:rPr>
                <w:i/>
              </w:rPr>
              <w:t>: Genotype</w:t>
            </w:r>
          </w:p>
        </w:tc>
      </w:tr>
      <w:tr w:rsidR="00B67AB8" w:rsidRPr="00D421A8" w14:paraId="5A469E64"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0E8AAFC4" w14:textId="2C08FAB7" w:rsidR="00B67AB8" w:rsidRDefault="00B67AB8" w:rsidP="00B67AB8">
            <w:pPr>
              <w:spacing w:after="120" w:line="240" w:lineRule="auto"/>
              <w:jc w:val="left"/>
              <w:rPr>
                <w:b w:val="0"/>
              </w:rPr>
            </w:pPr>
            <w:r>
              <w:rPr>
                <w:b w:val="0"/>
              </w:rPr>
              <w:t>Genotype</w:t>
            </w:r>
            <w:r w:rsidR="00672EE7" w:rsidRPr="00B67AB8">
              <w:rPr>
                <w:b w:val="0"/>
                <w:color w:val="FF0000"/>
                <w:sz w:val="22"/>
                <w:vertAlign w:val="superscript"/>
              </w:rPr>
              <w:t>*</w:t>
            </w:r>
          </w:p>
        </w:tc>
        <w:tc>
          <w:tcPr>
            <w:tcW w:w="1967" w:type="pct"/>
          </w:tcPr>
          <w:p w14:paraId="7985A30E" w14:textId="15A531A2" w:rsidR="006553D3" w:rsidRPr="00D421A8" w:rsidRDefault="006553D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Describe the genotype of individuals using allele 1/allele 2 or genotype (SNP) </w:t>
            </w:r>
            <w:r>
              <w:rPr>
                <w:rFonts w:hint="eastAsia"/>
              </w:rPr>
              <w:t>format.</w:t>
            </w:r>
          </w:p>
        </w:tc>
        <w:tc>
          <w:tcPr>
            <w:tcW w:w="1790" w:type="pct"/>
            <w:tcBorders>
              <w:right w:val="nil"/>
            </w:tcBorders>
          </w:tcPr>
          <w:p w14:paraId="242317A3" w14:textId="77777777" w:rsidR="00844364" w:rsidRDefault="00844364" w:rsidP="00844364">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CYP2C9*1/*2</w:t>
            </w:r>
            <w:r>
              <w:t xml:space="preserve"> </w:t>
            </w:r>
          </w:p>
          <w:p w14:paraId="16CD3A69" w14:textId="6874B2CC" w:rsidR="00B67AB8" w:rsidRPr="00D421A8" w:rsidRDefault="006553D3" w:rsidP="00844364">
            <w:pPr>
              <w:spacing w:after="120" w:line="240" w:lineRule="auto"/>
              <w:cnfStyle w:val="000000000000" w:firstRow="0" w:lastRow="0" w:firstColumn="0" w:lastColumn="0" w:oddVBand="0" w:evenVBand="0" w:oddHBand="0" w:evenHBand="0" w:firstRowFirstColumn="0" w:firstRowLastColumn="0" w:lastRowFirstColumn="0" w:lastRowLastColumn="0"/>
            </w:pPr>
            <w:proofErr w:type="gramStart"/>
            <w:r w:rsidRPr="006553D3">
              <w:t>TT(</w:t>
            </w:r>
            <w:proofErr w:type="gramEnd"/>
            <w:r w:rsidRPr="006553D3">
              <w:t>rs123456)</w:t>
            </w:r>
          </w:p>
        </w:tc>
      </w:tr>
      <w:tr w:rsidR="00B67AB8" w:rsidRPr="00D421A8" w14:paraId="5002ACCF"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0EAE2834" w14:textId="6F8702E3" w:rsidR="00B67AB8" w:rsidRDefault="00B67AB8" w:rsidP="00B67AB8">
            <w:pPr>
              <w:spacing w:after="120" w:line="240" w:lineRule="auto"/>
              <w:jc w:val="left"/>
              <w:rPr>
                <w:b w:val="0"/>
              </w:rPr>
            </w:pPr>
            <w:r>
              <w:rPr>
                <w:b w:val="0"/>
              </w:rPr>
              <w:t>Genetic Variants</w:t>
            </w:r>
            <w:r w:rsidR="00672EE7" w:rsidRPr="00B67AB8">
              <w:rPr>
                <w:b w:val="0"/>
                <w:color w:val="FF0000"/>
                <w:sz w:val="22"/>
                <w:vertAlign w:val="superscript"/>
              </w:rPr>
              <w:t>*</w:t>
            </w:r>
          </w:p>
        </w:tc>
        <w:tc>
          <w:tcPr>
            <w:tcW w:w="1967" w:type="pct"/>
          </w:tcPr>
          <w:p w14:paraId="2255C3CC" w14:textId="77777777" w:rsidR="006553D3" w:rsidRDefault="006553D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List all genetic variants included for one genotype.</w:t>
            </w:r>
          </w:p>
          <w:p w14:paraId="4A49155A" w14:textId="077ADA70" w:rsidR="006553D3" w:rsidRPr="00D421A8" w:rsidRDefault="006553D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Format should follow the standard nomenclatures of HGVS. </w:t>
            </w:r>
          </w:p>
        </w:tc>
        <w:tc>
          <w:tcPr>
            <w:tcW w:w="1790" w:type="pct"/>
            <w:tcBorders>
              <w:right w:val="nil"/>
            </w:tcBorders>
          </w:tcPr>
          <w:p w14:paraId="70C4FBF4" w14:textId="1E071189"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proofErr w:type="gramStart"/>
            <w:r w:rsidRPr="00844364">
              <w:t>c</w:t>
            </w:r>
            <w:proofErr w:type="gramEnd"/>
            <w:r w:rsidRPr="00844364">
              <w:t>.430C&gt;T</w:t>
            </w:r>
          </w:p>
        </w:tc>
      </w:tr>
      <w:tr w:rsidR="00B67AB8" w:rsidRPr="00D421A8" w14:paraId="314C3F11" w14:textId="77777777" w:rsidTr="00B94A40">
        <w:trPr>
          <w:trHeight w:val="1483"/>
        </w:trPr>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6F763E01" w14:textId="2986B873" w:rsidR="00B67AB8" w:rsidRDefault="00B67AB8" w:rsidP="00B67AB8">
            <w:pPr>
              <w:spacing w:after="120" w:line="240" w:lineRule="auto"/>
              <w:jc w:val="left"/>
              <w:rPr>
                <w:b w:val="0"/>
              </w:rPr>
            </w:pPr>
            <w:r>
              <w:rPr>
                <w:b w:val="0"/>
              </w:rPr>
              <w:t>Population Distribution</w:t>
            </w:r>
            <w:r w:rsidR="00672EE7" w:rsidRPr="00B67AB8">
              <w:rPr>
                <w:b w:val="0"/>
                <w:color w:val="FF0000"/>
                <w:sz w:val="22"/>
                <w:vertAlign w:val="superscript"/>
              </w:rPr>
              <w:t>*</w:t>
            </w:r>
          </w:p>
        </w:tc>
        <w:tc>
          <w:tcPr>
            <w:tcW w:w="1967" w:type="pct"/>
          </w:tcPr>
          <w:p w14:paraId="2635A081" w14:textId="15CEA67D" w:rsidR="00B67AB8" w:rsidRPr="00D421A8" w:rsidRDefault="006553D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Describe the occurrence frequency of allele(s) associated with the genotype in certain populations. </w:t>
            </w:r>
          </w:p>
        </w:tc>
        <w:tc>
          <w:tcPr>
            <w:tcW w:w="1790" w:type="pct"/>
            <w:tcBorders>
              <w:right w:val="nil"/>
            </w:tcBorders>
          </w:tcPr>
          <w:p w14:paraId="725B3D51" w14:textId="4A90F1E6" w:rsidR="00B67AB8" w:rsidRPr="00D421A8" w:rsidRDefault="00844364" w:rsidP="00844364">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844364">
              <w:t>The frequency of alleles CYP2C9*</w:t>
            </w:r>
            <w:r w:rsidR="006A7841" w:rsidRPr="00844364">
              <w:t>2 vary</w:t>
            </w:r>
            <w:r w:rsidRPr="00844364">
              <w:t xml:space="preserve"> between 8% and 12% among Caucasians but are lower in Southeast Asians and Africans (Scordo et al., 2002).</w:t>
            </w:r>
          </w:p>
        </w:tc>
      </w:tr>
      <w:tr w:rsidR="00B67AB8" w:rsidRPr="00D421A8" w14:paraId="6E6C62D6" w14:textId="77777777" w:rsidTr="00B94A40">
        <w:tc>
          <w:tcPr>
            <w:cnfStyle w:val="001000000000" w:firstRow="0" w:lastRow="0" w:firstColumn="1" w:lastColumn="0" w:oddVBand="0" w:evenVBand="0" w:oddHBand="0" w:evenHBand="0" w:firstRowFirstColumn="0" w:firstRowLastColumn="0" w:lastRowFirstColumn="0" w:lastRowLastColumn="0"/>
            <w:tcW w:w="1243" w:type="pct"/>
            <w:tcBorders>
              <w:left w:val="nil"/>
              <w:bottom w:val="single" w:sz="4" w:space="0" w:color="999999" w:themeColor="text1" w:themeTint="66"/>
            </w:tcBorders>
            <w:vAlign w:val="center"/>
          </w:tcPr>
          <w:p w14:paraId="65F3FFC1" w14:textId="305EE287" w:rsidR="00B67AB8" w:rsidRDefault="00B67AB8" w:rsidP="00B67AB8">
            <w:pPr>
              <w:spacing w:after="120" w:line="240" w:lineRule="auto"/>
              <w:jc w:val="left"/>
              <w:rPr>
                <w:b w:val="0"/>
              </w:rPr>
            </w:pPr>
            <w:r>
              <w:rPr>
                <w:b w:val="0"/>
              </w:rPr>
              <w:t>Reference for population distribution</w:t>
            </w:r>
            <w:r w:rsidR="00672EE7" w:rsidRPr="00B67AB8">
              <w:rPr>
                <w:b w:val="0"/>
                <w:color w:val="FF0000"/>
                <w:sz w:val="22"/>
                <w:vertAlign w:val="superscript"/>
              </w:rPr>
              <w:t>*</w:t>
            </w:r>
          </w:p>
        </w:tc>
        <w:tc>
          <w:tcPr>
            <w:tcW w:w="1967" w:type="pct"/>
            <w:tcBorders>
              <w:bottom w:val="single" w:sz="4" w:space="0" w:color="999999" w:themeColor="text1" w:themeTint="66"/>
            </w:tcBorders>
          </w:tcPr>
          <w:p w14:paraId="5CA782BA" w14:textId="3920584D" w:rsidR="00B67AB8" w:rsidRPr="00D421A8" w:rsidRDefault="005A0573"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Reference ID in </w:t>
            </w:r>
            <w:r w:rsidR="00B43083">
              <w:t>iCMDB</w:t>
            </w:r>
            <w:r w:rsidR="00B43083" w:rsidRPr="00E87641">
              <w:rPr>
                <w:vertAlign w:val="superscript"/>
              </w:rPr>
              <w:t>TM</w:t>
            </w:r>
            <w:r w:rsidR="00B43083">
              <w:t xml:space="preserve"> </w:t>
            </w:r>
            <w:r w:rsidR="003661F9">
              <w:t>separated by comma.</w:t>
            </w:r>
          </w:p>
        </w:tc>
        <w:tc>
          <w:tcPr>
            <w:tcW w:w="1790" w:type="pct"/>
            <w:tcBorders>
              <w:bottom w:val="single" w:sz="4" w:space="0" w:color="999999" w:themeColor="text1" w:themeTint="66"/>
              <w:right w:val="nil"/>
            </w:tcBorders>
          </w:tcPr>
          <w:p w14:paraId="214EFDD4" w14:textId="5E518F90" w:rsidR="00B67AB8" w:rsidRPr="00D421A8" w:rsidRDefault="003661F9" w:rsidP="00D421A8">
            <w:pPr>
              <w:spacing w:after="120" w:line="240" w:lineRule="auto"/>
              <w:cnfStyle w:val="000000000000" w:firstRow="0" w:lastRow="0" w:firstColumn="0" w:lastColumn="0" w:oddVBand="0" w:evenVBand="0" w:oddHBand="0" w:evenHBand="0" w:firstRowFirstColumn="0" w:firstRowLastColumn="0" w:lastRowFirstColumn="0" w:lastRowLastColumn="0"/>
            </w:pPr>
            <w:r>
              <w:t>7370</w:t>
            </w:r>
          </w:p>
        </w:tc>
      </w:tr>
    </w:tbl>
    <w:p w14:paraId="3F439690" w14:textId="77777777" w:rsidR="00B94A40" w:rsidRDefault="00B94A40" w:rsidP="00B94A40">
      <w:pPr>
        <w:spacing w:after="0"/>
        <w:rPr>
          <w:color w:val="FF0000"/>
          <w:sz w:val="16"/>
        </w:rPr>
      </w:pPr>
      <w:r w:rsidRPr="003E548B">
        <w:rPr>
          <w:color w:val="FF0000"/>
          <w:sz w:val="16"/>
          <w:vertAlign w:val="superscript"/>
        </w:rPr>
        <w:t>*</w:t>
      </w:r>
      <w:r>
        <w:rPr>
          <w:color w:val="FF0000"/>
          <w:sz w:val="16"/>
        </w:rPr>
        <w:t xml:space="preserve">Field </w:t>
      </w:r>
      <w:proofErr w:type="gramStart"/>
      <w:r>
        <w:rPr>
          <w:color w:val="FF0000"/>
          <w:sz w:val="16"/>
        </w:rPr>
        <w:t>are</w:t>
      </w:r>
      <w:proofErr w:type="gramEnd"/>
      <w:r>
        <w:rPr>
          <w:color w:val="FF0000"/>
          <w:sz w:val="16"/>
        </w:rPr>
        <w:t xml:space="preserve"> required for every entry.</w:t>
      </w:r>
    </w:p>
    <w:p w14:paraId="1EF3EF4D" w14:textId="77777777" w:rsidR="00B94A40" w:rsidRPr="003E548B" w:rsidRDefault="00B94A40" w:rsidP="00B94A40">
      <w:pPr>
        <w:spacing w:after="0"/>
        <w:rPr>
          <w:sz w:val="16"/>
        </w:rPr>
      </w:pPr>
      <w:r w:rsidRPr="00D32691">
        <w:rPr>
          <w:color w:val="002060"/>
          <w:sz w:val="16"/>
        </w:rPr>
        <w:t xml:space="preserve">[]: </w:t>
      </w:r>
      <w:proofErr w:type="gramStart"/>
      <w:r w:rsidRPr="00D32691">
        <w:rPr>
          <w:color w:val="002060"/>
          <w:sz w:val="16"/>
        </w:rPr>
        <w:t>indicate</w:t>
      </w:r>
      <w:proofErr w:type="gramEnd"/>
      <w:r w:rsidRPr="00D32691">
        <w:rPr>
          <w:color w:val="002060"/>
          <w:sz w:val="16"/>
        </w:rPr>
        <w:t xml:space="preserve"> all the possible values in this variable</w:t>
      </w:r>
    </w:p>
    <w:p w14:paraId="68F2BA65" w14:textId="77777777" w:rsidR="00B94A40" w:rsidRDefault="00B94A40">
      <w:pPr>
        <w:rPr>
          <w:b/>
        </w:rPr>
      </w:pPr>
      <w:r>
        <w:rPr>
          <w:b/>
        </w:rPr>
        <w:br w:type="page"/>
      </w:r>
    </w:p>
    <w:p w14:paraId="6B6928BD" w14:textId="0C13A6CD" w:rsidR="00B94A40" w:rsidRPr="00B94A40" w:rsidRDefault="00B94A40" w:rsidP="00B94A40">
      <w:pPr>
        <w:spacing w:after="0"/>
        <w:rPr>
          <w:b/>
        </w:rPr>
      </w:pPr>
      <w:r w:rsidRPr="00B94A40">
        <w:rPr>
          <w:b/>
        </w:rPr>
        <w:lastRenderedPageBreak/>
        <w:t>Table 1</w:t>
      </w:r>
      <w:r>
        <w:rPr>
          <w:b/>
        </w:rPr>
        <w:t xml:space="preserve"> (continued)</w:t>
      </w:r>
    </w:p>
    <w:tbl>
      <w:tblPr>
        <w:tblStyle w:val="GridTable1Light"/>
        <w:tblW w:w="5000" w:type="pct"/>
        <w:tblInd w:w="-108" w:type="dxa"/>
        <w:tblLook w:val="04A0" w:firstRow="1" w:lastRow="0" w:firstColumn="1" w:lastColumn="0" w:noHBand="0" w:noVBand="1"/>
      </w:tblPr>
      <w:tblGrid>
        <w:gridCol w:w="2291"/>
        <w:gridCol w:w="3351"/>
        <w:gridCol w:w="3574"/>
      </w:tblGrid>
      <w:tr w:rsidR="00B94A40" w:rsidRPr="00D421A8" w14:paraId="5E73016B" w14:textId="77777777" w:rsidTr="000B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pct"/>
            <w:tcBorders>
              <w:left w:val="nil"/>
            </w:tcBorders>
          </w:tcPr>
          <w:p w14:paraId="29EF9584" w14:textId="77777777" w:rsidR="00B94A40" w:rsidRPr="00D421A8" w:rsidRDefault="00B94A40" w:rsidP="000B5BF5">
            <w:pPr>
              <w:spacing w:after="120" w:line="240" w:lineRule="auto"/>
              <w:rPr>
                <w:sz w:val="22"/>
              </w:rPr>
            </w:pPr>
            <w:r w:rsidRPr="00D421A8">
              <w:rPr>
                <w:sz w:val="22"/>
              </w:rPr>
              <w:t>Name</w:t>
            </w:r>
          </w:p>
        </w:tc>
        <w:tc>
          <w:tcPr>
            <w:tcW w:w="1818" w:type="pct"/>
          </w:tcPr>
          <w:p w14:paraId="6747A8A4"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Description/Format</w:t>
            </w:r>
          </w:p>
        </w:tc>
        <w:tc>
          <w:tcPr>
            <w:tcW w:w="1939" w:type="pct"/>
            <w:tcBorders>
              <w:right w:val="nil"/>
            </w:tcBorders>
          </w:tcPr>
          <w:p w14:paraId="431D848E" w14:textId="77777777" w:rsidR="00B94A40" w:rsidRPr="00D421A8" w:rsidRDefault="00B94A40" w:rsidP="000B5BF5">
            <w:pPr>
              <w:spacing w:after="120" w:line="240" w:lineRule="auto"/>
              <w:cnfStyle w:val="100000000000" w:firstRow="1" w:lastRow="0" w:firstColumn="0" w:lastColumn="0" w:oddVBand="0" w:evenVBand="0" w:oddHBand="0" w:evenHBand="0" w:firstRowFirstColumn="0" w:firstRowLastColumn="0" w:lastRowFirstColumn="0" w:lastRowLastColumn="0"/>
              <w:rPr>
                <w:sz w:val="22"/>
              </w:rPr>
            </w:pPr>
            <w:r w:rsidRPr="00D421A8">
              <w:rPr>
                <w:sz w:val="22"/>
              </w:rPr>
              <w:t>Examples</w:t>
            </w:r>
          </w:p>
        </w:tc>
      </w:tr>
      <w:tr w:rsidR="004F7C2A" w:rsidRPr="00B67AB8" w14:paraId="2E3CB593" w14:textId="77777777" w:rsidTr="004F7C2A">
        <w:tc>
          <w:tcPr>
            <w:cnfStyle w:val="001000000000" w:firstRow="0" w:lastRow="0" w:firstColumn="1" w:lastColumn="0" w:oddVBand="0" w:evenVBand="0" w:oddHBand="0" w:evenHBand="0" w:firstRowFirstColumn="0" w:firstRowLastColumn="0" w:lastRowFirstColumn="0" w:lastRowLastColumn="0"/>
            <w:tcW w:w="5000" w:type="pct"/>
            <w:gridSpan w:val="3"/>
            <w:tcBorders>
              <w:left w:val="nil"/>
              <w:right w:val="nil"/>
            </w:tcBorders>
            <w:vAlign w:val="center"/>
          </w:tcPr>
          <w:p w14:paraId="3B43AC7B" w14:textId="2B9BE990" w:rsidR="004F7C2A" w:rsidRPr="00B67AB8" w:rsidRDefault="004F7C2A" w:rsidP="00C46488">
            <w:pPr>
              <w:spacing w:after="120" w:line="240" w:lineRule="auto"/>
              <w:jc w:val="left"/>
              <w:rPr>
                <w:i/>
              </w:rPr>
            </w:pPr>
            <w:r w:rsidRPr="00B67AB8">
              <w:rPr>
                <w:i/>
              </w:rPr>
              <w:t>Drug Gene Rules</w:t>
            </w:r>
            <w:r>
              <w:rPr>
                <w:i/>
              </w:rPr>
              <w:t xml:space="preserve">: </w:t>
            </w:r>
            <w:r w:rsidRPr="00B67AB8">
              <w:rPr>
                <w:i/>
              </w:rPr>
              <w:t>Drug-Gene rule</w:t>
            </w:r>
          </w:p>
        </w:tc>
      </w:tr>
      <w:tr w:rsidR="00B67AB8" w:rsidRPr="00D421A8" w14:paraId="10966E0E"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4AC4ABE1" w14:textId="43252B36" w:rsidR="00B67AB8" w:rsidRDefault="00B67AB8" w:rsidP="00B67AB8">
            <w:pPr>
              <w:spacing w:after="120" w:line="240" w:lineRule="auto"/>
              <w:jc w:val="left"/>
              <w:rPr>
                <w:b w:val="0"/>
              </w:rPr>
            </w:pPr>
            <w:r>
              <w:rPr>
                <w:b w:val="0"/>
              </w:rPr>
              <w:t>Target Drugs</w:t>
            </w:r>
            <w:r w:rsidR="00672EE7" w:rsidRPr="00B67AB8">
              <w:rPr>
                <w:b w:val="0"/>
                <w:color w:val="FF0000"/>
                <w:sz w:val="22"/>
                <w:vertAlign w:val="superscript"/>
              </w:rPr>
              <w:t>*</w:t>
            </w:r>
          </w:p>
        </w:tc>
        <w:tc>
          <w:tcPr>
            <w:tcW w:w="1818" w:type="pct"/>
          </w:tcPr>
          <w:p w14:paraId="7602BD9D" w14:textId="77777777" w:rsidR="00B67AB8" w:rsidRPr="00D421A8" w:rsidRDefault="00B67AB8"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1939" w:type="pct"/>
            <w:tcBorders>
              <w:right w:val="nil"/>
            </w:tcBorders>
          </w:tcPr>
          <w:p w14:paraId="623118EF" w14:textId="270DFB15"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Times New Roman"/>
                <w:color w:val="000000"/>
                <w:sz w:val="20"/>
                <w:szCs w:val="20"/>
              </w:rPr>
              <w:t>W</w:t>
            </w:r>
            <w:r w:rsidRPr="002F4B71">
              <w:rPr>
                <w:rFonts w:ascii="Calibri" w:eastAsia="Times New Roman" w:hAnsi="Calibri" w:cs="Times New Roman"/>
                <w:color w:val="000000"/>
                <w:sz w:val="20"/>
                <w:szCs w:val="20"/>
              </w:rPr>
              <w:t>arfarin</w:t>
            </w:r>
          </w:p>
        </w:tc>
      </w:tr>
      <w:tr w:rsidR="00B67AB8" w:rsidRPr="00D421A8" w14:paraId="3A7E4218"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6286F583" w14:textId="03F78C1D" w:rsidR="00B67AB8" w:rsidRDefault="00B67AB8" w:rsidP="00B67AB8">
            <w:pPr>
              <w:spacing w:after="120" w:line="240" w:lineRule="auto"/>
              <w:jc w:val="left"/>
              <w:rPr>
                <w:b w:val="0"/>
              </w:rPr>
            </w:pPr>
            <w:r>
              <w:rPr>
                <w:b w:val="0"/>
              </w:rPr>
              <w:t>Associated Disease/Conditions</w:t>
            </w:r>
            <w:r w:rsidR="00672EE7" w:rsidRPr="00B67AB8">
              <w:rPr>
                <w:b w:val="0"/>
                <w:color w:val="FF0000"/>
                <w:sz w:val="22"/>
                <w:vertAlign w:val="superscript"/>
              </w:rPr>
              <w:t>*</w:t>
            </w:r>
          </w:p>
        </w:tc>
        <w:tc>
          <w:tcPr>
            <w:tcW w:w="1818" w:type="pct"/>
          </w:tcPr>
          <w:p w14:paraId="227A58D8" w14:textId="77777777" w:rsidR="003A3924"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The disease that the mutation will affect. </w:t>
            </w:r>
          </w:p>
          <w:p w14:paraId="6E859A19" w14:textId="4AAF201F" w:rsidR="00B67AB8"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The disease must be recorded in Disease Module.</w:t>
            </w:r>
          </w:p>
        </w:tc>
        <w:tc>
          <w:tcPr>
            <w:tcW w:w="1939" w:type="pct"/>
            <w:tcBorders>
              <w:right w:val="nil"/>
            </w:tcBorders>
          </w:tcPr>
          <w:p w14:paraId="1675A66C" w14:textId="18D7DF4C"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proofErr w:type="gramStart"/>
            <w:r w:rsidRPr="00844364">
              <w:t>cardiovascular</w:t>
            </w:r>
            <w:proofErr w:type="gramEnd"/>
            <w:r w:rsidRPr="00844364">
              <w:t xml:space="preserve"> diseases, heart disease, primary or revision total hip or knee arthroplasty, atrial fibrillation</w:t>
            </w:r>
          </w:p>
        </w:tc>
      </w:tr>
      <w:tr w:rsidR="00B67AB8" w:rsidRPr="00D421A8" w14:paraId="1E870C7F"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2A767AE4" w14:textId="4AC6F1AD" w:rsidR="00B67AB8" w:rsidRDefault="00B67AB8" w:rsidP="00B67AB8">
            <w:pPr>
              <w:spacing w:after="120" w:line="240" w:lineRule="auto"/>
              <w:jc w:val="left"/>
              <w:rPr>
                <w:b w:val="0"/>
              </w:rPr>
            </w:pPr>
            <w:r>
              <w:rPr>
                <w:b w:val="0"/>
              </w:rPr>
              <w:t>Reference</w:t>
            </w:r>
            <w:r w:rsidR="00672EE7" w:rsidRPr="00B67AB8">
              <w:rPr>
                <w:b w:val="0"/>
                <w:color w:val="FF0000"/>
                <w:sz w:val="22"/>
                <w:vertAlign w:val="superscript"/>
              </w:rPr>
              <w:t>*</w:t>
            </w:r>
          </w:p>
        </w:tc>
        <w:tc>
          <w:tcPr>
            <w:tcW w:w="1818" w:type="pct"/>
          </w:tcPr>
          <w:p w14:paraId="1E5557CB" w14:textId="28E86388" w:rsidR="00B67AB8" w:rsidRPr="00D421A8" w:rsidRDefault="003661F9"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Reference ID in </w:t>
            </w:r>
            <w:r w:rsidR="00B43083">
              <w:t>iCMDB</w:t>
            </w:r>
            <w:r w:rsidR="00B43083" w:rsidRPr="00E87641">
              <w:rPr>
                <w:vertAlign w:val="superscript"/>
              </w:rPr>
              <w:t>TM</w:t>
            </w:r>
            <w:r w:rsidR="00B43083">
              <w:t xml:space="preserve"> </w:t>
            </w:r>
            <w:r>
              <w:t>separated by comma.</w:t>
            </w:r>
          </w:p>
        </w:tc>
        <w:tc>
          <w:tcPr>
            <w:tcW w:w="1939" w:type="pct"/>
            <w:tcBorders>
              <w:right w:val="nil"/>
            </w:tcBorders>
          </w:tcPr>
          <w:p w14:paraId="4B15CDDA" w14:textId="7ED45273" w:rsidR="00B67AB8" w:rsidRPr="00D421A8" w:rsidRDefault="003661F9"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3661F9">
              <w:t>7366,7367,7368,7369,7370,7371</w:t>
            </w:r>
          </w:p>
        </w:tc>
      </w:tr>
      <w:tr w:rsidR="00B67AB8" w:rsidRPr="00D421A8" w14:paraId="0FBC092D"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79A1B142" w14:textId="4D325C14" w:rsidR="00B67AB8" w:rsidRDefault="00B67AB8" w:rsidP="00B67AB8">
            <w:pPr>
              <w:spacing w:after="120" w:line="240" w:lineRule="auto"/>
              <w:jc w:val="left"/>
              <w:rPr>
                <w:b w:val="0"/>
              </w:rPr>
            </w:pPr>
            <w:r>
              <w:rPr>
                <w:b w:val="0"/>
              </w:rPr>
              <w:t>Level of Evidence</w:t>
            </w:r>
            <w:r w:rsidR="00672EE7" w:rsidRPr="00B67AB8">
              <w:rPr>
                <w:b w:val="0"/>
                <w:color w:val="FF0000"/>
                <w:sz w:val="22"/>
                <w:vertAlign w:val="superscript"/>
              </w:rPr>
              <w:t>*</w:t>
            </w:r>
          </w:p>
        </w:tc>
        <w:tc>
          <w:tcPr>
            <w:tcW w:w="1818" w:type="pct"/>
          </w:tcPr>
          <w:p w14:paraId="4B1A3048" w14:textId="64AC6B6D" w:rsidR="00B67AB8" w:rsidRPr="00D421A8" w:rsidRDefault="003A3924"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rsidRPr="003A3924">
              <w:t>The evidence level follows SOP1.4.</w:t>
            </w:r>
          </w:p>
        </w:tc>
        <w:tc>
          <w:tcPr>
            <w:tcW w:w="1939" w:type="pct"/>
            <w:tcBorders>
              <w:right w:val="nil"/>
            </w:tcBorders>
          </w:tcPr>
          <w:p w14:paraId="46BB0502" w14:textId="2FBC476B" w:rsidR="00B67AB8" w:rsidRPr="00D421A8" w:rsidRDefault="003661F9" w:rsidP="00D421A8">
            <w:pPr>
              <w:spacing w:after="120" w:line="240" w:lineRule="auto"/>
              <w:cnfStyle w:val="000000000000" w:firstRow="0" w:lastRow="0" w:firstColumn="0" w:lastColumn="0" w:oddVBand="0" w:evenVBand="0" w:oddHBand="0" w:evenHBand="0" w:firstRowFirstColumn="0" w:firstRowLastColumn="0" w:lastRowFirstColumn="0" w:lastRowLastColumn="0"/>
            </w:pPr>
            <w:r>
              <w:t>Cohort Study</w:t>
            </w:r>
          </w:p>
        </w:tc>
      </w:tr>
      <w:tr w:rsidR="00B67AB8" w:rsidRPr="00D421A8" w14:paraId="0EA50F3A"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01AA76CB" w14:textId="20034A21" w:rsidR="00B67AB8" w:rsidRDefault="00B67AB8" w:rsidP="00B67AB8">
            <w:pPr>
              <w:spacing w:after="120" w:line="240" w:lineRule="auto"/>
              <w:jc w:val="left"/>
              <w:rPr>
                <w:b w:val="0"/>
              </w:rPr>
            </w:pPr>
            <w:r>
              <w:rPr>
                <w:b w:val="0"/>
              </w:rPr>
              <w:t>Phenotype</w:t>
            </w:r>
            <w:r w:rsidR="00672EE7" w:rsidRPr="00B67AB8">
              <w:rPr>
                <w:b w:val="0"/>
                <w:color w:val="FF0000"/>
                <w:sz w:val="22"/>
                <w:vertAlign w:val="superscript"/>
              </w:rPr>
              <w:t>*</w:t>
            </w:r>
          </w:p>
        </w:tc>
        <w:tc>
          <w:tcPr>
            <w:tcW w:w="1818" w:type="pct"/>
          </w:tcPr>
          <w:p w14:paraId="039C0D43" w14:textId="4E40FF25" w:rsidR="00B67AB8" w:rsidRPr="00D421A8" w:rsidRDefault="005E77F0"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Drug response/sensitivity</w:t>
            </w:r>
          </w:p>
        </w:tc>
        <w:tc>
          <w:tcPr>
            <w:tcW w:w="1939" w:type="pct"/>
            <w:tcBorders>
              <w:right w:val="nil"/>
            </w:tcBorders>
          </w:tcPr>
          <w:p w14:paraId="14B569B5" w14:textId="6EA78B57"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t>E</w:t>
            </w:r>
            <w:r w:rsidRPr="00844364">
              <w:t>xtensive</w:t>
            </w:r>
            <w:r>
              <w:t xml:space="preserve"> metabolizer</w:t>
            </w:r>
          </w:p>
        </w:tc>
      </w:tr>
      <w:tr w:rsidR="00B67AB8" w:rsidRPr="00D421A8" w14:paraId="400E69AD"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411CBA75" w14:textId="54FD74BF" w:rsidR="00B67AB8" w:rsidRDefault="00B67AB8" w:rsidP="00B67AB8">
            <w:pPr>
              <w:spacing w:after="120" w:line="240" w:lineRule="auto"/>
              <w:jc w:val="left"/>
              <w:rPr>
                <w:b w:val="0"/>
              </w:rPr>
            </w:pPr>
            <w:r>
              <w:rPr>
                <w:b w:val="0"/>
              </w:rPr>
              <w:t>Remarks (Metabolism/PK/PD)</w:t>
            </w:r>
            <w:r w:rsidR="00672EE7" w:rsidRPr="00B67AB8">
              <w:rPr>
                <w:b w:val="0"/>
                <w:color w:val="FF0000"/>
                <w:sz w:val="22"/>
                <w:vertAlign w:val="superscript"/>
              </w:rPr>
              <w:t xml:space="preserve"> *</w:t>
            </w:r>
          </w:p>
        </w:tc>
        <w:tc>
          <w:tcPr>
            <w:tcW w:w="1818" w:type="pct"/>
          </w:tcPr>
          <w:p w14:paraId="584FB761" w14:textId="72960C33" w:rsidR="00026387" w:rsidRDefault="00026387" w:rsidP="00026387">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Describe the phenotype of drug response caused by the variant in two aspects: pharmacokinetics and pharmacodynamics. </w:t>
            </w:r>
          </w:p>
          <w:p w14:paraId="0629DE9E" w14:textId="015EFCEA" w:rsidR="00026387" w:rsidRPr="00D421A8" w:rsidRDefault="00026387" w:rsidP="00026387">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Use format like: Compared to wild type, the xxx of variant is xxx. </w:t>
            </w:r>
          </w:p>
        </w:tc>
        <w:tc>
          <w:tcPr>
            <w:tcW w:w="1939" w:type="pct"/>
            <w:tcBorders>
              <w:right w:val="nil"/>
            </w:tcBorders>
          </w:tcPr>
          <w:p w14:paraId="0F4E0B26" w14:textId="1EAB8A20"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Compared with CYP2C9*1, the enzyme activity of CYP2C9*2 is only approximately 12</w:t>
            </w:r>
            <w:r w:rsidR="006A7841" w:rsidRPr="00844364">
              <w:t>%,</w:t>
            </w:r>
            <w:r w:rsidRPr="00844364">
              <w:t xml:space="preserve"> due to impaired warfarin metabolism and a higher risk of haemorrhage (Özer, 2013; Scordo et al., 2002).</w:t>
            </w:r>
          </w:p>
        </w:tc>
      </w:tr>
      <w:tr w:rsidR="00B67AB8" w:rsidRPr="00D421A8" w14:paraId="54794D47"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00A9B80D" w14:textId="1A74AAB7" w:rsidR="00B67AB8" w:rsidRDefault="00B67AB8" w:rsidP="00B67AB8">
            <w:pPr>
              <w:spacing w:after="120" w:line="240" w:lineRule="auto"/>
              <w:jc w:val="left"/>
              <w:rPr>
                <w:b w:val="0"/>
              </w:rPr>
            </w:pPr>
            <w:r>
              <w:rPr>
                <w:b w:val="0"/>
              </w:rPr>
              <w:t>Drug Response Type</w:t>
            </w:r>
            <w:r w:rsidR="00672EE7" w:rsidRPr="00B67AB8">
              <w:rPr>
                <w:b w:val="0"/>
                <w:color w:val="FF0000"/>
                <w:sz w:val="22"/>
                <w:vertAlign w:val="superscript"/>
              </w:rPr>
              <w:t>*</w:t>
            </w:r>
          </w:p>
        </w:tc>
        <w:tc>
          <w:tcPr>
            <w:tcW w:w="1818" w:type="pct"/>
          </w:tcPr>
          <w:p w14:paraId="0A067CEE" w14:textId="68DE5F9F" w:rsidR="00B67AB8" w:rsidRPr="00D421A8" w:rsidRDefault="00026387" w:rsidP="00026387">
            <w:pPr>
              <w:spacing w:after="120" w:line="240" w:lineRule="auto"/>
              <w:jc w:val="left"/>
              <w:cnfStyle w:val="000000000000" w:firstRow="0" w:lastRow="0" w:firstColumn="0" w:lastColumn="0" w:oddVBand="0" w:evenVBand="0" w:oddHBand="0" w:evenHBand="0" w:firstRowFirstColumn="0" w:firstRowLastColumn="0" w:lastRowFirstColumn="0" w:lastRowLastColumn="0"/>
            </w:pPr>
            <w:r>
              <w:t>Categorize the drug response caused by the variant</w:t>
            </w:r>
          </w:p>
        </w:tc>
        <w:tc>
          <w:tcPr>
            <w:tcW w:w="1939" w:type="pct"/>
            <w:tcBorders>
              <w:right w:val="nil"/>
            </w:tcBorders>
          </w:tcPr>
          <w:p w14:paraId="35F35E66" w14:textId="0D485B83" w:rsidR="00B67AB8" w:rsidRPr="00D421A8" w:rsidRDefault="00844364" w:rsidP="00D421A8">
            <w:pPr>
              <w:spacing w:after="120" w:line="240" w:lineRule="auto"/>
              <w:cnfStyle w:val="000000000000" w:firstRow="0" w:lastRow="0" w:firstColumn="0" w:lastColumn="0" w:oddVBand="0" w:evenVBand="0" w:oddHBand="0" w:evenHBand="0" w:firstRowFirstColumn="0" w:firstRowLastColumn="0" w:lastRowFirstColumn="0" w:lastRowLastColumn="0"/>
            </w:pPr>
            <w:r w:rsidRPr="00844364">
              <w:t>Dosage/Toxicity</w:t>
            </w:r>
          </w:p>
        </w:tc>
      </w:tr>
      <w:tr w:rsidR="00B67AB8" w:rsidRPr="00D421A8" w14:paraId="7E6C771D" w14:textId="77777777" w:rsidTr="00B67AB8">
        <w:tc>
          <w:tcPr>
            <w:cnfStyle w:val="001000000000" w:firstRow="0" w:lastRow="0" w:firstColumn="1" w:lastColumn="0" w:oddVBand="0" w:evenVBand="0" w:oddHBand="0" w:evenHBand="0" w:firstRowFirstColumn="0" w:firstRowLastColumn="0" w:lastRowFirstColumn="0" w:lastRowLastColumn="0"/>
            <w:tcW w:w="1243" w:type="pct"/>
            <w:tcBorders>
              <w:left w:val="nil"/>
            </w:tcBorders>
            <w:vAlign w:val="center"/>
          </w:tcPr>
          <w:p w14:paraId="2CE803A4" w14:textId="08C5F478" w:rsidR="00B67AB8" w:rsidRDefault="00F92047" w:rsidP="00B67AB8">
            <w:pPr>
              <w:spacing w:after="120" w:line="240" w:lineRule="auto"/>
              <w:jc w:val="left"/>
              <w:rPr>
                <w:b w:val="0"/>
              </w:rPr>
            </w:pPr>
            <w:r>
              <w:rPr>
                <w:b w:val="0"/>
              </w:rPr>
              <w:t>Drug Response Description</w:t>
            </w:r>
            <w:r w:rsidR="00672EE7" w:rsidRPr="00B67AB8">
              <w:rPr>
                <w:b w:val="0"/>
                <w:color w:val="FF0000"/>
                <w:sz w:val="22"/>
                <w:vertAlign w:val="superscript"/>
              </w:rPr>
              <w:t>*</w:t>
            </w:r>
          </w:p>
        </w:tc>
        <w:tc>
          <w:tcPr>
            <w:tcW w:w="1818" w:type="pct"/>
          </w:tcPr>
          <w:p w14:paraId="5BE07B59" w14:textId="023B47D6" w:rsidR="00026387" w:rsidRPr="00D421A8" w:rsidRDefault="00026387" w:rsidP="00C46488">
            <w:pPr>
              <w:spacing w:after="120" w:line="240" w:lineRule="auto"/>
              <w:jc w:val="left"/>
              <w:cnfStyle w:val="000000000000" w:firstRow="0" w:lastRow="0" w:firstColumn="0" w:lastColumn="0" w:oddVBand="0" w:evenVBand="0" w:oddHBand="0" w:evenHBand="0" w:firstRowFirstColumn="0" w:firstRowLastColumn="0" w:lastRowFirstColumn="0" w:lastRowLastColumn="0"/>
            </w:pPr>
            <w:r>
              <w:t xml:space="preserve">Describe the drug response in details, including the effect, trend, </w:t>
            </w:r>
            <w:proofErr w:type="gramStart"/>
            <w:r>
              <w:t>associated</w:t>
            </w:r>
            <w:proofErr w:type="gramEnd"/>
            <w:r>
              <w:t xml:space="preserve"> diseases. </w:t>
            </w:r>
          </w:p>
        </w:tc>
        <w:tc>
          <w:tcPr>
            <w:tcW w:w="1939" w:type="pct"/>
            <w:tcBorders>
              <w:right w:val="nil"/>
            </w:tcBorders>
          </w:tcPr>
          <w:p w14:paraId="4DE8FE31" w14:textId="7064184C" w:rsidR="00B67AB8" w:rsidRPr="00D421A8" w:rsidRDefault="00BE2EA3" w:rsidP="00BE2EA3">
            <w:pPr>
              <w:spacing w:after="120" w:line="240" w:lineRule="auto"/>
              <w:cnfStyle w:val="000000000000" w:firstRow="0" w:lastRow="0" w:firstColumn="0" w:lastColumn="0" w:oddVBand="0" w:evenVBand="0" w:oddHBand="0" w:evenHBand="0" w:firstRowFirstColumn="0" w:firstRowLastColumn="0" w:lastRowFirstColumn="0" w:lastRowLastColumn="0"/>
            </w:pPr>
            <w:r>
              <w:t xml:space="preserve">According to a </w:t>
            </w:r>
            <w:r w:rsidRPr="00BE2EA3">
              <w:t>systematic</w:t>
            </w:r>
            <w:r w:rsidR="00844364" w:rsidRPr="00844364">
              <w:t xml:space="preserve"> review that involves 39 studies (7,907 patients), CYP2C9*1/*2 requires warfarin doses that was 19.6% lower than CYP2C9*1/*1 (Lindh et al., 2009).  CYP2C9*1/*2 patients also required a 4.79% lower daily maintenance dose than CYP2C9*1/*1 (Özer, 2013). Another study showed that the required daily mean warfarin daily dose is lower </w:t>
            </w:r>
            <w:r w:rsidR="008E7CF6" w:rsidRPr="00844364">
              <w:t>in CYP</w:t>
            </w:r>
            <w:r w:rsidR="00844364" w:rsidRPr="00844364">
              <w:t>2C9*1/*2 than in CYP2C9*1/*</w:t>
            </w:r>
            <w:r w:rsidR="008E7CF6" w:rsidRPr="00844364">
              <w:t>1 (</w:t>
            </w:r>
            <w:r w:rsidR="00844364" w:rsidRPr="00844364">
              <w:t xml:space="preserve">3.56 ± 1.82 vs 4.08 ± 2.13 mg, P = 0.03) (Sconce et al., 2005).  For patients with total knee or hip arthroplasty, the therapeutic dose for warfarin could be 17.4% lower per *2 allele (Millican et al., 2007). CYP2C9*2 carriers also have increased risk of bleeding than </w:t>
            </w:r>
            <w:proofErr w:type="gramStart"/>
            <w:r w:rsidR="00844364" w:rsidRPr="00844364">
              <w:t>wild-</w:t>
            </w:r>
            <w:r w:rsidR="008E7CF6" w:rsidRPr="00844364">
              <w:t>type</w:t>
            </w:r>
            <w:proofErr w:type="gramEnd"/>
            <w:r w:rsidR="008E7CF6" w:rsidRPr="00844364">
              <w:t xml:space="preserve"> (</w:t>
            </w:r>
            <w:r w:rsidR="00844364" w:rsidRPr="00844364">
              <w:t>relative risk: 1.9, 95% CI: 1.2–3.2) (Limdi et al., 2008).</w:t>
            </w:r>
          </w:p>
        </w:tc>
      </w:tr>
    </w:tbl>
    <w:p w14:paraId="477A8323" w14:textId="73C11FEA" w:rsidR="003A3924" w:rsidRDefault="0041069D" w:rsidP="003A3924">
      <w:pPr>
        <w:spacing w:after="0"/>
        <w:rPr>
          <w:color w:val="FF0000"/>
          <w:sz w:val="16"/>
        </w:rPr>
      </w:pPr>
      <w:r w:rsidRPr="003E548B">
        <w:rPr>
          <w:color w:val="FF0000"/>
          <w:sz w:val="16"/>
          <w:vertAlign w:val="superscript"/>
        </w:rPr>
        <w:t>*</w:t>
      </w:r>
      <w:r w:rsidR="00942DDE">
        <w:rPr>
          <w:color w:val="FF0000"/>
          <w:sz w:val="16"/>
        </w:rPr>
        <w:t>Field</w:t>
      </w:r>
      <w:r>
        <w:rPr>
          <w:color w:val="FF0000"/>
          <w:sz w:val="16"/>
        </w:rPr>
        <w:t xml:space="preserve"> </w:t>
      </w:r>
      <w:proofErr w:type="gramStart"/>
      <w:r>
        <w:rPr>
          <w:color w:val="FF0000"/>
          <w:sz w:val="16"/>
        </w:rPr>
        <w:t>are</w:t>
      </w:r>
      <w:proofErr w:type="gramEnd"/>
      <w:r>
        <w:rPr>
          <w:color w:val="FF0000"/>
          <w:sz w:val="16"/>
        </w:rPr>
        <w:t xml:space="preserve"> </w:t>
      </w:r>
      <w:r w:rsidR="00942DDE">
        <w:rPr>
          <w:color w:val="FF0000"/>
          <w:sz w:val="16"/>
        </w:rPr>
        <w:t>required</w:t>
      </w:r>
      <w:r>
        <w:rPr>
          <w:color w:val="FF0000"/>
          <w:sz w:val="16"/>
        </w:rPr>
        <w:t xml:space="preserve"> for every entry.</w:t>
      </w:r>
    </w:p>
    <w:p w14:paraId="6CADAADB" w14:textId="251F0EAB" w:rsidR="00390F26" w:rsidRDefault="003A3924" w:rsidP="00B94A40">
      <w:pPr>
        <w:spacing w:after="0"/>
        <w:rPr>
          <w:b/>
          <w:bCs/>
          <w:szCs w:val="18"/>
        </w:rPr>
      </w:pPr>
      <w:r w:rsidRPr="00D32691">
        <w:rPr>
          <w:color w:val="002060"/>
          <w:sz w:val="16"/>
        </w:rPr>
        <w:t xml:space="preserve">[]: </w:t>
      </w:r>
      <w:proofErr w:type="gramStart"/>
      <w:r w:rsidRPr="00D32691">
        <w:rPr>
          <w:color w:val="002060"/>
          <w:sz w:val="16"/>
        </w:rPr>
        <w:t>indicate</w:t>
      </w:r>
      <w:proofErr w:type="gramEnd"/>
      <w:r w:rsidRPr="00D32691">
        <w:rPr>
          <w:color w:val="002060"/>
          <w:sz w:val="16"/>
        </w:rPr>
        <w:t xml:space="preserve"> all the possible values in this variable</w:t>
      </w:r>
      <w:bookmarkStart w:id="3" w:name="_Toc437620635"/>
      <w:r w:rsidR="00390F26">
        <w:br w:type="page"/>
      </w:r>
    </w:p>
    <w:p w14:paraId="1414DD6F" w14:textId="071C8883" w:rsidR="00390F26" w:rsidRDefault="00390F26" w:rsidP="007A3190">
      <w:pPr>
        <w:pStyle w:val="Caption"/>
        <w:spacing w:after="0"/>
        <w:jc w:val="left"/>
        <w:rPr>
          <w:sz w:val="22"/>
        </w:rPr>
      </w:pPr>
      <w:r>
        <w:rPr>
          <w:noProof/>
        </w:rPr>
        <w:lastRenderedPageBreak/>
        <w:drawing>
          <wp:inline distT="0" distB="0" distL="0" distR="0" wp14:anchorId="60773390" wp14:editId="1F0A9751">
            <wp:extent cx="5715000" cy="1551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50" t="22864" r="55216" b="47451"/>
                    <a:stretch/>
                  </pic:blipFill>
                  <pic:spPr bwMode="auto">
                    <a:xfrm>
                      <a:off x="0" y="0"/>
                      <a:ext cx="5715000" cy="1551918"/>
                    </a:xfrm>
                    <a:prstGeom prst="rect">
                      <a:avLst/>
                    </a:prstGeom>
                    <a:ln>
                      <a:noFill/>
                    </a:ln>
                    <a:extLst>
                      <a:ext uri="{53640926-AAD7-44d8-BBD7-CCE9431645EC}">
                        <a14:shadowObscured xmlns:a14="http://schemas.microsoft.com/office/drawing/2010/main"/>
                      </a:ext>
                    </a:extLst>
                  </pic:spPr>
                </pic:pic>
              </a:graphicData>
            </a:graphic>
          </wp:inline>
        </w:drawing>
      </w:r>
    </w:p>
    <w:p w14:paraId="7C22B2F3" w14:textId="402738B2" w:rsidR="007A3190" w:rsidRPr="003661F9" w:rsidRDefault="007A3190" w:rsidP="007A3190">
      <w:pPr>
        <w:pStyle w:val="Caption"/>
        <w:spacing w:after="0"/>
        <w:jc w:val="left"/>
        <w:rPr>
          <w:sz w:val="22"/>
        </w:rPr>
      </w:pPr>
      <w:bookmarkStart w:id="4" w:name="_Toc441581294"/>
      <w:r w:rsidRPr="003661F9">
        <w:rPr>
          <w:sz w:val="22"/>
        </w:rPr>
        <w:t xml:space="preserve">Figure </w:t>
      </w:r>
      <w:r w:rsidRPr="003661F9">
        <w:rPr>
          <w:sz w:val="22"/>
        </w:rPr>
        <w:fldChar w:fldCharType="begin"/>
      </w:r>
      <w:r w:rsidRPr="003661F9">
        <w:rPr>
          <w:sz w:val="22"/>
        </w:rPr>
        <w:instrText xml:space="preserve"> SEQ Figure \* ARABIC </w:instrText>
      </w:r>
      <w:r w:rsidRPr="003661F9">
        <w:rPr>
          <w:sz w:val="22"/>
        </w:rPr>
        <w:fldChar w:fldCharType="separate"/>
      </w:r>
      <w:r w:rsidR="00A25A81" w:rsidRPr="003661F9">
        <w:rPr>
          <w:noProof/>
          <w:sz w:val="22"/>
        </w:rPr>
        <w:t>1</w:t>
      </w:r>
      <w:r w:rsidRPr="003661F9">
        <w:rPr>
          <w:sz w:val="22"/>
        </w:rPr>
        <w:fldChar w:fldCharType="end"/>
      </w:r>
      <w:r w:rsidRPr="003661F9">
        <w:rPr>
          <w:sz w:val="22"/>
        </w:rPr>
        <w:t xml:space="preserve"> Example of </w:t>
      </w:r>
      <w:r w:rsidR="004F7C2A" w:rsidRPr="003661F9">
        <w:rPr>
          <w:sz w:val="22"/>
        </w:rPr>
        <w:t xml:space="preserve">data entry in </w:t>
      </w:r>
      <w:r w:rsidR="00390F26" w:rsidRPr="003661F9">
        <w:rPr>
          <w:sz w:val="22"/>
        </w:rPr>
        <w:t>“</w:t>
      </w:r>
      <w:r w:rsidR="00A25A81" w:rsidRPr="003661F9">
        <w:rPr>
          <w:sz w:val="22"/>
          <w:lang w:eastAsia="zh-CN"/>
        </w:rPr>
        <w:t xml:space="preserve">Pharmacogenetics </w:t>
      </w:r>
      <w:r w:rsidR="00390F26" w:rsidRPr="003661F9">
        <w:rPr>
          <w:sz w:val="22"/>
          <w:lang w:eastAsia="zh-CN"/>
        </w:rPr>
        <w:t xml:space="preserve">Gene” </w:t>
      </w:r>
      <w:r w:rsidR="004F7C2A" w:rsidRPr="003661F9">
        <w:rPr>
          <w:sz w:val="22"/>
        </w:rPr>
        <w:t>section</w:t>
      </w:r>
      <w:bookmarkEnd w:id="4"/>
    </w:p>
    <w:p w14:paraId="5D808646" w14:textId="77777777" w:rsidR="00390F26" w:rsidRDefault="00390F26">
      <w:r>
        <w:t xml:space="preserve"> </w:t>
      </w:r>
    </w:p>
    <w:p w14:paraId="03421D68" w14:textId="77777777" w:rsidR="00390F26" w:rsidRDefault="00390F26"/>
    <w:p w14:paraId="65C00023" w14:textId="77777777" w:rsidR="00390F26" w:rsidRDefault="00390F26">
      <w:r>
        <w:rPr>
          <w:noProof/>
        </w:rPr>
        <w:drawing>
          <wp:inline distT="0" distB="0" distL="0" distR="0" wp14:anchorId="1D05448E" wp14:editId="0FA33558">
            <wp:extent cx="5803900" cy="270446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55" t="22914" r="55425" b="26476"/>
                    <a:stretch/>
                  </pic:blipFill>
                  <pic:spPr bwMode="auto">
                    <a:xfrm>
                      <a:off x="0" y="0"/>
                      <a:ext cx="5808428" cy="27065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5ED7B46" w14:textId="77777777" w:rsidR="00390F26" w:rsidRPr="003661F9" w:rsidRDefault="00390F26" w:rsidP="00390F26">
      <w:pPr>
        <w:pStyle w:val="Caption"/>
        <w:rPr>
          <w:sz w:val="22"/>
        </w:rPr>
      </w:pPr>
      <w:bookmarkStart w:id="5" w:name="_Toc441581295"/>
      <w:r w:rsidRPr="003661F9">
        <w:rPr>
          <w:sz w:val="22"/>
        </w:rPr>
        <w:t xml:space="preserve">Figure </w:t>
      </w:r>
      <w:r w:rsidRPr="003661F9">
        <w:rPr>
          <w:sz w:val="22"/>
        </w:rPr>
        <w:fldChar w:fldCharType="begin"/>
      </w:r>
      <w:r w:rsidRPr="003661F9">
        <w:rPr>
          <w:sz w:val="22"/>
        </w:rPr>
        <w:instrText xml:space="preserve"> SEQ Figure \* ARABIC </w:instrText>
      </w:r>
      <w:r w:rsidRPr="003661F9">
        <w:rPr>
          <w:sz w:val="22"/>
        </w:rPr>
        <w:fldChar w:fldCharType="separate"/>
      </w:r>
      <w:r w:rsidRPr="003661F9">
        <w:rPr>
          <w:noProof/>
          <w:sz w:val="22"/>
        </w:rPr>
        <w:t>2</w:t>
      </w:r>
      <w:r w:rsidRPr="003661F9">
        <w:rPr>
          <w:sz w:val="22"/>
        </w:rPr>
        <w:fldChar w:fldCharType="end"/>
      </w:r>
      <w:r w:rsidRPr="003661F9">
        <w:rPr>
          <w:sz w:val="22"/>
        </w:rPr>
        <w:t xml:space="preserve"> Example of data entry in “</w:t>
      </w:r>
      <w:r w:rsidRPr="003661F9">
        <w:rPr>
          <w:sz w:val="22"/>
          <w:lang w:eastAsia="zh-CN"/>
        </w:rPr>
        <w:t>Pharmacogenetics Variant” section</w:t>
      </w:r>
      <w:bookmarkEnd w:id="5"/>
    </w:p>
    <w:p w14:paraId="02BEAA11" w14:textId="1DDE02A1" w:rsidR="0074299B" w:rsidRDefault="0074299B">
      <w:r>
        <w:br w:type="page"/>
      </w:r>
      <w:r w:rsidR="003661F9">
        <w:rPr>
          <w:noProof/>
        </w:rPr>
        <w:lastRenderedPageBreak/>
        <w:drawing>
          <wp:inline distT="0" distB="0" distL="0" distR="0" wp14:anchorId="6917A6D7" wp14:editId="1570915C">
            <wp:extent cx="4883150" cy="4889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950" t="15879" r="23689" b="7876"/>
                    <a:stretch/>
                  </pic:blipFill>
                  <pic:spPr bwMode="auto">
                    <a:xfrm>
                      <a:off x="0" y="0"/>
                      <a:ext cx="4888100" cy="4894457"/>
                    </a:xfrm>
                    <a:prstGeom prst="rect">
                      <a:avLst/>
                    </a:prstGeom>
                    <a:ln>
                      <a:noFill/>
                    </a:ln>
                    <a:extLst>
                      <a:ext uri="{53640926-AAD7-44d8-BBD7-CCE9431645EC}">
                        <a14:shadowObscured xmlns:a14="http://schemas.microsoft.com/office/drawing/2010/main"/>
                      </a:ext>
                    </a:extLst>
                  </pic:spPr>
                </pic:pic>
              </a:graphicData>
            </a:graphic>
          </wp:inline>
        </w:drawing>
      </w:r>
    </w:p>
    <w:p w14:paraId="0B4E7DB5" w14:textId="362CE4D7" w:rsidR="00A25A81" w:rsidRDefault="00A25A81" w:rsidP="00A25A81">
      <w:pPr>
        <w:pStyle w:val="Caption"/>
        <w:rPr>
          <w:sz w:val="22"/>
          <w:lang w:eastAsia="zh-CN"/>
        </w:rPr>
      </w:pPr>
      <w:bookmarkStart w:id="6" w:name="_Toc441581296"/>
      <w:r w:rsidRPr="00A25A81">
        <w:rPr>
          <w:sz w:val="22"/>
          <w:lang w:eastAsia="zh-CN"/>
        </w:rPr>
        <w:t xml:space="preserve">Figure </w:t>
      </w:r>
      <w:r w:rsidRPr="00A25A81">
        <w:rPr>
          <w:sz w:val="22"/>
          <w:lang w:eastAsia="zh-CN"/>
        </w:rPr>
        <w:fldChar w:fldCharType="begin"/>
      </w:r>
      <w:r w:rsidRPr="00A25A81">
        <w:rPr>
          <w:sz w:val="22"/>
          <w:lang w:eastAsia="zh-CN"/>
        </w:rPr>
        <w:instrText xml:space="preserve"> SEQ Figure \* ARABIC </w:instrText>
      </w:r>
      <w:r w:rsidRPr="00A25A81">
        <w:rPr>
          <w:sz w:val="22"/>
          <w:lang w:eastAsia="zh-CN"/>
        </w:rPr>
        <w:fldChar w:fldCharType="separate"/>
      </w:r>
      <w:r w:rsidRPr="00A25A81">
        <w:rPr>
          <w:sz w:val="22"/>
          <w:lang w:eastAsia="zh-CN"/>
        </w:rPr>
        <w:t>3</w:t>
      </w:r>
      <w:r w:rsidRPr="00A25A81">
        <w:rPr>
          <w:sz w:val="22"/>
          <w:lang w:eastAsia="zh-CN"/>
        </w:rPr>
        <w:fldChar w:fldCharType="end"/>
      </w:r>
      <w:r w:rsidRPr="0095149C">
        <w:rPr>
          <w:sz w:val="22"/>
          <w:lang w:eastAsia="zh-CN"/>
        </w:rPr>
        <w:t xml:space="preserve"> Example of </w:t>
      </w:r>
      <w:r w:rsidR="004F7C2A">
        <w:rPr>
          <w:sz w:val="22"/>
          <w:lang w:eastAsia="zh-CN"/>
        </w:rPr>
        <w:t xml:space="preserve">data entry in </w:t>
      </w:r>
      <w:r w:rsidR="00A24717">
        <w:rPr>
          <w:sz w:val="22"/>
          <w:lang w:eastAsia="zh-CN"/>
        </w:rPr>
        <w:t>“</w:t>
      </w:r>
      <w:r w:rsidRPr="00A25A81">
        <w:rPr>
          <w:sz w:val="22"/>
          <w:lang w:eastAsia="zh-CN"/>
        </w:rPr>
        <w:t>Population</w:t>
      </w:r>
      <w:r w:rsidR="00A24717">
        <w:rPr>
          <w:sz w:val="22"/>
          <w:lang w:eastAsia="zh-CN"/>
        </w:rPr>
        <w:t>”</w:t>
      </w:r>
      <w:r w:rsidRPr="00A25A81">
        <w:rPr>
          <w:sz w:val="22"/>
          <w:lang w:eastAsia="zh-CN"/>
        </w:rPr>
        <w:t xml:space="preserve"> </w:t>
      </w:r>
      <w:r w:rsidR="004F7C2A">
        <w:rPr>
          <w:sz w:val="22"/>
          <w:lang w:eastAsia="zh-CN"/>
        </w:rPr>
        <w:t>section</w:t>
      </w:r>
      <w:bookmarkEnd w:id="6"/>
    </w:p>
    <w:p w14:paraId="1A8539A3" w14:textId="77777777" w:rsidR="003661F9" w:rsidRDefault="003661F9" w:rsidP="003661F9">
      <w:pPr>
        <w:rPr>
          <w:lang w:eastAsia="zh-CN"/>
        </w:rPr>
      </w:pPr>
    </w:p>
    <w:p w14:paraId="0400D312" w14:textId="233C561A" w:rsidR="003661F9" w:rsidRPr="003661F9" w:rsidRDefault="003661F9" w:rsidP="003661F9">
      <w:pPr>
        <w:rPr>
          <w:lang w:eastAsia="zh-CN"/>
        </w:rPr>
      </w:pPr>
      <w:r>
        <w:rPr>
          <w:noProof/>
        </w:rPr>
        <w:drawing>
          <wp:inline distT="0" distB="0" distL="0" distR="0" wp14:anchorId="5CBFE3F5" wp14:editId="146CFAB3">
            <wp:extent cx="5639435"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68" t="21207" r="55103" b="39562"/>
                    <a:stretch/>
                  </pic:blipFill>
                  <pic:spPr bwMode="auto">
                    <a:xfrm>
                      <a:off x="0" y="0"/>
                      <a:ext cx="5643676" cy="1944561"/>
                    </a:xfrm>
                    <a:prstGeom prst="rect">
                      <a:avLst/>
                    </a:prstGeom>
                    <a:ln>
                      <a:noFill/>
                    </a:ln>
                    <a:extLst>
                      <a:ext uri="{53640926-AAD7-44d8-BBD7-CCE9431645EC}">
                        <a14:shadowObscured xmlns:a14="http://schemas.microsoft.com/office/drawing/2010/main"/>
                      </a:ext>
                    </a:extLst>
                  </pic:spPr>
                </pic:pic>
              </a:graphicData>
            </a:graphic>
          </wp:inline>
        </w:drawing>
      </w:r>
    </w:p>
    <w:p w14:paraId="05DEDE16" w14:textId="54BFEEE9" w:rsidR="00A25A81" w:rsidRDefault="00A25A81" w:rsidP="00A25A81">
      <w:pPr>
        <w:pStyle w:val="Caption"/>
        <w:rPr>
          <w:sz w:val="22"/>
          <w:lang w:eastAsia="zh-CN"/>
        </w:rPr>
      </w:pPr>
      <w:bookmarkStart w:id="7" w:name="_Toc441581297"/>
      <w:r w:rsidRPr="00A25A81">
        <w:rPr>
          <w:sz w:val="22"/>
          <w:lang w:eastAsia="zh-CN"/>
        </w:rPr>
        <w:t xml:space="preserve">Figure </w:t>
      </w:r>
      <w:r w:rsidRPr="00A25A81">
        <w:rPr>
          <w:sz w:val="22"/>
          <w:lang w:eastAsia="zh-CN"/>
        </w:rPr>
        <w:fldChar w:fldCharType="begin"/>
      </w:r>
      <w:r w:rsidRPr="00A25A81">
        <w:rPr>
          <w:sz w:val="22"/>
          <w:lang w:eastAsia="zh-CN"/>
        </w:rPr>
        <w:instrText xml:space="preserve"> SEQ Figure \* ARABIC </w:instrText>
      </w:r>
      <w:r w:rsidRPr="00A25A81">
        <w:rPr>
          <w:sz w:val="22"/>
          <w:lang w:eastAsia="zh-CN"/>
        </w:rPr>
        <w:fldChar w:fldCharType="separate"/>
      </w:r>
      <w:r w:rsidRPr="00A25A81">
        <w:rPr>
          <w:sz w:val="22"/>
          <w:lang w:eastAsia="zh-CN"/>
        </w:rPr>
        <w:t>4</w:t>
      </w:r>
      <w:r w:rsidRPr="00A25A81">
        <w:rPr>
          <w:sz w:val="22"/>
          <w:lang w:eastAsia="zh-CN"/>
        </w:rPr>
        <w:fldChar w:fldCharType="end"/>
      </w:r>
      <w:r>
        <w:rPr>
          <w:sz w:val="22"/>
          <w:lang w:eastAsia="zh-CN"/>
        </w:rPr>
        <w:t xml:space="preserve"> </w:t>
      </w:r>
      <w:r w:rsidR="004F7C2A" w:rsidRPr="0095149C">
        <w:rPr>
          <w:sz w:val="22"/>
          <w:lang w:eastAsia="zh-CN"/>
        </w:rPr>
        <w:t xml:space="preserve">Example of </w:t>
      </w:r>
      <w:r w:rsidR="004F7C2A">
        <w:rPr>
          <w:sz w:val="22"/>
          <w:lang w:eastAsia="zh-CN"/>
        </w:rPr>
        <w:t xml:space="preserve">data entry in </w:t>
      </w:r>
      <w:r w:rsidR="00A24717">
        <w:rPr>
          <w:sz w:val="22"/>
          <w:lang w:eastAsia="zh-CN"/>
        </w:rPr>
        <w:t>“</w:t>
      </w:r>
      <w:r w:rsidRPr="004F7C2A">
        <w:rPr>
          <w:sz w:val="22"/>
          <w:lang w:eastAsia="zh-CN"/>
        </w:rPr>
        <w:t>Drug Gene Rules: Genotype</w:t>
      </w:r>
      <w:r w:rsidR="00A24717">
        <w:rPr>
          <w:sz w:val="22"/>
          <w:lang w:eastAsia="zh-CN"/>
        </w:rPr>
        <w:t>”</w:t>
      </w:r>
      <w:r w:rsidR="004F7C2A">
        <w:rPr>
          <w:sz w:val="22"/>
          <w:lang w:eastAsia="zh-CN"/>
        </w:rPr>
        <w:t xml:space="preserve"> section</w:t>
      </w:r>
      <w:bookmarkEnd w:id="7"/>
    </w:p>
    <w:p w14:paraId="33DA5D4D" w14:textId="77777777" w:rsidR="003661F9" w:rsidRDefault="003661F9" w:rsidP="003661F9">
      <w:pPr>
        <w:rPr>
          <w:lang w:eastAsia="zh-CN"/>
        </w:rPr>
      </w:pPr>
    </w:p>
    <w:p w14:paraId="5B3A1642" w14:textId="02864218" w:rsidR="003661F9" w:rsidRPr="003661F9" w:rsidRDefault="003661F9" w:rsidP="003661F9">
      <w:pPr>
        <w:rPr>
          <w:lang w:eastAsia="zh-CN"/>
        </w:rPr>
      </w:pPr>
      <w:r>
        <w:rPr>
          <w:noProof/>
        </w:rPr>
        <w:lastRenderedPageBreak/>
        <w:drawing>
          <wp:inline distT="0" distB="0" distL="0" distR="0" wp14:anchorId="73A24B23" wp14:editId="59461431">
            <wp:extent cx="5642446"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78" t="14090" r="55187" b="25362"/>
                    <a:stretch/>
                  </pic:blipFill>
                  <pic:spPr bwMode="auto">
                    <a:xfrm>
                      <a:off x="0" y="0"/>
                      <a:ext cx="5650997" cy="2880909"/>
                    </a:xfrm>
                    <a:prstGeom prst="rect">
                      <a:avLst/>
                    </a:prstGeom>
                    <a:ln>
                      <a:noFill/>
                    </a:ln>
                    <a:extLst>
                      <a:ext uri="{53640926-AAD7-44d8-BBD7-CCE9431645EC}">
                        <a14:shadowObscured xmlns:a14="http://schemas.microsoft.com/office/drawing/2010/main"/>
                      </a:ext>
                    </a:extLst>
                  </pic:spPr>
                </pic:pic>
              </a:graphicData>
            </a:graphic>
          </wp:inline>
        </w:drawing>
      </w:r>
    </w:p>
    <w:p w14:paraId="5018C649" w14:textId="3C57AC11" w:rsidR="00A25A81" w:rsidRPr="00A25A81" w:rsidRDefault="00A25A81" w:rsidP="00A25A81">
      <w:pPr>
        <w:pStyle w:val="Caption"/>
        <w:rPr>
          <w:sz w:val="22"/>
          <w:lang w:eastAsia="zh-CN"/>
        </w:rPr>
      </w:pPr>
      <w:bookmarkStart w:id="8" w:name="_Toc441581298"/>
      <w:r w:rsidRPr="00A25A81">
        <w:rPr>
          <w:sz w:val="22"/>
          <w:lang w:eastAsia="zh-CN"/>
        </w:rPr>
        <w:t xml:space="preserve">Figure </w:t>
      </w:r>
      <w:r w:rsidRPr="00A25A81">
        <w:rPr>
          <w:sz w:val="22"/>
          <w:lang w:eastAsia="zh-CN"/>
        </w:rPr>
        <w:fldChar w:fldCharType="begin"/>
      </w:r>
      <w:r w:rsidRPr="00A25A81">
        <w:rPr>
          <w:sz w:val="22"/>
          <w:lang w:eastAsia="zh-CN"/>
        </w:rPr>
        <w:instrText xml:space="preserve"> SEQ Figure \* ARABIC </w:instrText>
      </w:r>
      <w:r w:rsidRPr="00A25A81">
        <w:rPr>
          <w:sz w:val="22"/>
          <w:lang w:eastAsia="zh-CN"/>
        </w:rPr>
        <w:fldChar w:fldCharType="separate"/>
      </w:r>
      <w:r w:rsidRPr="00A25A81">
        <w:rPr>
          <w:sz w:val="22"/>
          <w:lang w:eastAsia="zh-CN"/>
        </w:rPr>
        <w:t>5</w:t>
      </w:r>
      <w:r w:rsidRPr="00A25A81">
        <w:rPr>
          <w:sz w:val="22"/>
          <w:lang w:eastAsia="zh-CN"/>
        </w:rPr>
        <w:fldChar w:fldCharType="end"/>
      </w:r>
      <w:r w:rsidR="004F7C2A">
        <w:rPr>
          <w:sz w:val="22"/>
          <w:lang w:eastAsia="zh-CN"/>
        </w:rPr>
        <w:t xml:space="preserve"> </w:t>
      </w:r>
      <w:r w:rsidR="004F7C2A" w:rsidRPr="0095149C">
        <w:rPr>
          <w:sz w:val="22"/>
          <w:lang w:eastAsia="zh-CN"/>
        </w:rPr>
        <w:t xml:space="preserve">Example of </w:t>
      </w:r>
      <w:r w:rsidR="004F7C2A">
        <w:rPr>
          <w:sz w:val="22"/>
          <w:lang w:eastAsia="zh-CN"/>
        </w:rPr>
        <w:t xml:space="preserve">data entry in </w:t>
      </w:r>
      <w:r w:rsidR="00A24717">
        <w:rPr>
          <w:sz w:val="22"/>
          <w:lang w:eastAsia="zh-CN"/>
        </w:rPr>
        <w:t>“</w:t>
      </w:r>
      <w:r w:rsidR="004F7C2A" w:rsidRPr="004F7C2A">
        <w:rPr>
          <w:sz w:val="22"/>
          <w:lang w:eastAsia="zh-CN"/>
        </w:rPr>
        <w:t>Drug Gene Rules: Drug-Gene rule</w:t>
      </w:r>
      <w:r w:rsidR="00A24717">
        <w:rPr>
          <w:sz w:val="22"/>
          <w:lang w:eastAsia="zh-CN"/>
        </w:rPr>
        <w:t>”</w:t>
      </w:r>
      <w:r w:rsidR="004F7C2A">
        <w:rPr>
          <w:sz w:val="22"/>
          <w:lang w:eastAsia="zh-CN"/>
        </w:rPr>
        <w:t xml:space="preserve"> section</w:t>
      </w:r>
      <w:bookmarkEnd w:id="8"/>
    </w:p>
    <w:p w14:paraId="11D3D807" w14:textId="77777777" w:rsidR="00A25A81" w:rsidRDefault="00A25A81">
      <w:pPr>
        <w:rPr>
          <w:rFonts w:asciiTheme="majorHAnsi" w:eastAsiaTheme="majorEastAsia" w:hAnsiTheme="majorHAnsi" w:cstheme="majorBidi"/>
          <w:b/>
          <w:bCs/>
          <w:caps/>
          <w:spacing w:val="4"/>
          <w:sz w:val="28"/>
          <w:szCs w:val="28"/>
        </w:rPr>
      </w:pPr>
    </w:p>
    <w:p w14:paraId="3331733D" w14:textId="77777777" w:rsidR="003661F9" w:rsidRDefault="003661F9">
      <w:pPr>
        <w:rPr>
          <w:rFonts w:asciiTheme="majorHAnsi" w:eastAsiaTheme="majorEastAsia" w:hAnsiTheme="majorHAnsi" w:cstheme="majorBidi"/>
          <w:b/>
          <w:bCs/>
          <w:caps/>
          <w:spacing w:val="4"/>
          <w:sz w:val="28"/>
          <w:szCs w:val="28"/>
        </w:rPr>
      </w:pPr>
      <w:r>
        <w:br w:type="page"/>
      </w:r>
    </w:p>
    <w:p w14:paraId="60ECB297" w14:textId="708180A7" w:rsidR="00DD7DDE" w:rsidRDefault="00DD7DDE" w:rsidP="00066DF8">
      <w:pPr>
        <w:pStyle w:val="Heading1"/>
      </w:pPr>
      <w:r w:rsidRPr="00DD7DDE">
        <w:lastRenderedPageBreak/>
        <w:t>Introduction and Purpose</w:t>
      </w:r>
      <w:bookmarkEnd w:id="3"/>
    </w:p>
    <w:p w14:paraId="738C3BB2" w14:textId="57EFC8C0" w:rsidR="00DD7DDE" w:rsidRDefault="00DD7DDE" w:rsidP="004B5402">
      <w:r>
        <w:t xml:space="preserve">SOP </w:t>
      </w:r>
      <w:r w:rsidR="002740A0">
        <w:t>4</w:t>
      </w:r>
      <w:r w:rsidR="0074299B">
        <w:t>.</w:t>
      </w:r>
      <w:r w:rsidR="002740A0">
        <w:t>1</w:t>
      </w:r>
      <w:r w:rsidR="0074299B">
        <w:t xml:space="preserve"> </w:t>
      </w:r>
      <w:r w:rsidR="00500427">
        <w:t>is a</w:t>
      </w:r>
      <w:r>
        <w:t xml:space="preserve"> </w:t>
      </w:r>
      <w:r w:rsidR="00500427">
        <w:t>standard operati</w:t>
      </w:r>
      <w:r w:rsidR="004F7C2A">
        <w:t>ng</w:t>
      </w:r>
      <w:r w:rsidR="00500427">
        <w:t xml:space="preserve"> procedure</w:t>
      </w:r>
      <w:r>
        <w:t xml:space="preserve"> to guarantee the accuracy and conciseness of data for </w:t>
      </w:r>
      <w:r w:rsidR="00276408">
        <w:t xml:space="preserve">pharmacogenetics </w:t>
      </w:r>
      <w:r>
        <w:t xml:space="preserve">module in </w:t>
      </w:r>
      <w:r w:rsidR="00B43083">
        <w:t>iCMDB</w:t>
      </w:r>
      <w:r w:rsidR="00B43083" w:rsidRPr="00E87641">
        <w:rPr>
          <w:vertAlign w:val="superscript"/>
        </w:rPr>
        <w:t>TM</w:t>
      </w:r>
      <w:r>
        <w:t xml:space="preserve">. </w:t>
      </w:r>
      <w:r w:rsidR="00500427">
        <w:t>It mainly uses</w:t>
      </w:r>
      <w:r w:rsidR="00160A49">
        <w:t xml:space="preserve"> </w:t>
      </w:r>
      <w:r w:rsidR="007A4E5B" w:rsidRPr="003311A4">
        <w:t>PharmGKB</w:t>
      </w:r>
      <w:r w:rsidR="00474E80" w:rsidRPr="003311A4">
        <w:t>,</w:t>
      </w:r>
      <w:r w:rsidR="003311A4">
        <w:t xml:space="preserve"> Human Cytochrome P450 (CYP) Allele Nomenclature Database, Food and Drug Administration FDA, ClinicalTrials.gov, Human Genome Variation Society (HGVS), </w:t>
      </w:r>
      <w:r w:rsidR="00160A49" w:rsidRPr="003311A4">
        <w:t xml:space="preserve">Clinical Pharmacogenetics </w:t>
      </w:r>
      <w:r w:rsidR="007A4E5B" w:rsidRPr="003311A4">
        <w:t xml:space="preserve">Implementation Consortium </w:t>
      </w:r>
      <w:r w:rsidR="007451FB">
        <w:t>(</w:t>
      </w:r>
      <w:r w:rsidR="007A4E5B" w:rsidRPr="003311A4">
        <w:t>CPIC</w:t>
      </w:r>
      <w:r w:rsidR="007451FB">
        <w:t>)</w:t>
      </w:r>
      <w:r w:rsidR="00160A49" w:rsidRPr="003311A4">
        <w:t>, Dutch Pharmacoge</w:t>
      </w:r>
      <w:r w:rsidR="007A4E5B" w:rsidRPr="003311A4">
        <w:t xml:space="preserve">netics Working Group Guideline </w:t>
      </w:r>
      <w:r w:rsidR="007451FB">
        <w:t>(</w:t>
      </w:r>
      <w:r w:rsidR="00474E80" w:rsidRPr="003311A4">
        <w:t>DPWG</w:t>
      </w:r>
      <w:r w:rsidR="007451FB">
        <w:t>)</w:t>
      </w:r>
      <w:r w:rsidR="00160A49" w:rsidRPr="003311A4">
        <w:t>,</w:t>
      </w:r>
      <w:r w:rsidR="00500427" w:rsidRPr="003311A4">
        <w:t xml:space="preserve"> </w:t>
      </w:r>
      <w:r w:rsidR="007451FB" w:rsidRPr="007451FB">
        <w:t>The Short Genetic Variations database (dbSNP)</w:t>
      </w:r>
      <w:r w:rsidR="007A4E5B" w:rsidRPr="003311A4">
        <w:t>, Gene, ClinVar, Pubmed</w:t>
      </w:r>
      <w:r w:rsidR="007451FB">
        <w:t xml:space="preserve">, </w:t>
      </w:r>
      <w:r w:rsidR="0016241B" w:rsidRPr="003311A4">
        <w:t>and</w:t>
      </w:r>
      <w:r w:rsidR="00276408" w:rsidRPr="003311A4">
        <w:t xml:space="preserve"> Drugbank</w:t>
      </w:r>
      <w:r w:rsidR="0016241B" w:rsidRPr="003311A4">
        <w:t xml:space="preserve"> </w:t>
      </w:r>
      <w:r w:rsidR="00500427" w:rsidRPr="003311A4">
        <w:t>as reference</w:t>
      </w:r>
      <w:r w:rsidR="00833447" w:rsidRPr="003311A4">
        <w:t>s</w:t>
      </w:r>
      <w:r w:rsidR="003311A4">
        <w:t xml:space="preserve">. </w:t>
      </w:r>
    </w:p>
    <w:p w14:paraId="65DB21A2" w14:textId="71DC311C" w:rsidR="008C7443" w:rsidRPr="004C1652" w:rsidRDefault="00DD7DDE" w:rsidP="00066DF8">
      <w:r>
        <w:t xml:space="preserve">The Purpose of SOP </w:t>
      </w:r>
      <w:r w:rsidR="00CF481B">
        <w:t>4.1</w:t>
      </w:r>
      <w:r>
        <w:t xml:space="preserve"> is to provide detailed guidelines and standards for data search and data entry of </w:t>
      </w:r>
      <w:r w:rsidR="00421E0F">
        <w:t>pharmacogenetics g</w:t>
      </w:r>
      <w:r w:rsidR="00421E0F" w:rsidRPr="00421E0F">
        <w:t xml:space="preserve">ene </w:t>
      </w:r>
      <w:r w:rsidR="00421E0F">
        <w:t xml:space="preserve">and drug gene rules </w:t>
      </w:r>
      <w:r>
        <w:t>in</w:t>
      </w:r>
      <w:r w:rsidR="00421E0F">
        <w:t xml:space="preserve"> pharmacogenetics</w:t>
      </w:r>
      <w:r>
        <w:t xml:space="preserve"> module.</w:t>
      </w:r>
    </w:p>
    <w:p w14:paraId="22A63B5D" w14:textId="77777777" w:rsidR="00DD7DDE" w:rsidRDefault="00DD7DDE" w:rsidP="00066DF8">
      <w:pPr>
        <w:pStyle w:val="Heading1"/>
        <w:rPr>
          <w:b w:val="0"/>
        </w:rPr>
      </w:pPr>
      <w:bookmarkStart w:id="9" w:name="_Toc437620636"/>
      <w:r w:rsidRPr="00DD7DDE">
        <w:t>Responsibilities</w:t>
      </w:r>
      <w:bookmarkEnd w:id="9"/>
    </w:p>
    <w:p w14:paraId="73060B58" w14:textId="2754F2F0" w:rsidR="007451FB" w:rsidRDefault="00DD7DDE" w:rsidP="004B5402">
      <w:r>
        <w:t>W</w:t>
      </w:r>
      <w:r>
        <w:rPr>
          <w:rFonts w:hint="eastAsia"/>
        </w:rPr>
        <w:t>hoever</w:t>
      </w:r>
      <w:r>
        <w:t xml:space="preserve"> </w:t>
      </w:r>
      <w:r>
        <w:rPr>
          <w:rFonts w:hint="eastAsia"/>
        </w:rPr>
        <w:t>create</w:t>
      </w:r>
      <w:r>
        <w:t xml:space="preserve">s the record is responsible </w:t>
      </w:r>
      <w:r w:rsidR="00E6129B">
        <w:t>for the accuracy of the data in pharmacogenetics</w:t>
      </w:r>
      <w:r>
        <w:t xml:space="preserve"> module.</w:t>
      </w:r>
      <w:r w:rsidR="0074299B">
        <w:t xml:space="preserve"> </w:t>
      </w:r>
    </w:p>
    <w:p w14:paraId="5F28568C" w14:textId="07A63222" w:rsidR="00DD7DDE" w:rsidRDefault="00DD7DDE" w:rsidP="00066DF8">
      <w:pPr>
        <w:pStyle w:val="Heading1"/>
      </w:pPr>
      <w:bookmarkStart w:id="10" w:name="_Toc437620637"/>
      <w:r w:rsidRPr="00DD7DDE">
        <w:t>Specific Procedure</w:t>
      </w:r>
      <w:bookmarkEnd w:id="10"/>
    </w:p>
    <w:p w14:paraId="0EA1D96C" w14:textId="77777777" w:rsidR="00BB1C8F" w:rsidRDefault="00BB1C8F" w:rsidP="00CF481B">
      <w:pPr>
        <w:rPr>
          <w:b/>
        </w:rPr>
      </w:pPr>
    </w:p>
    <w:p w14:paraId="1B48E12B" w14:textId="0C35FFC5" w:rsidR="00CF481B" w:rsidRPr="00CF481B" w:rsidRDefault="00CF481B" w:rsidP="00CF481B">
      <w:pPr>
        <w:rPr>
          <w:b/>
        </w:rPr>
      </w:pPr>
      <w:r w:rsidRPr="00CF481B">
        <w:rPr>
          <w:b/>
        </w:rPr>
        <w:t>Pharmacogenetics Gene</w:t>
      </w:r>
    </w:p>
    <w:p w14:paraId="298D285B" w14:textId="00F8AD18" w:rsidR="00DD7DDE" w:rsidRDefault="00DD7DDE" w:rsidP="000F3FEC">
      <w:pPr>
        <w:pStyle w:val="ListParagraph"/>
        <w:numPr>
          <w:ilvl w:val="0"/>
          <w:numId w:val="23"/>
        </w:numPr>
      </w:pPr>
      <w:r>
        <w:t xml:space="preserve">Go to </w:t>
      </w:r>
      <w:r w:rsidR="000F3FEC">
        <w:t>P</w:t>
      </w:r>
      <w:r w:rsidR="000F3FEC" w:rsidRPr="000F3FEC">
        <w:t xml:space="preserve">harmacogenetics </w:t>
      </w:r>
      <w:r>
        <w:t xml:space="preserve">module in </w:t>
      </w:r>
      <w:r w:rsidR="007451FB">
        <w:t>i</w:t>
      </w:r>
      <w:r>
        <w:t>CMDB</w:t>
      </w:r>
      <w:r w:rsidR="007451FB" w:rsidRPr="00F21F02">
        <w:rPr>
          <w:vertAlign w:val="superscript"/>
        </w:rPr>
        <w:t>TM</w:t>
      </w:r>
      <w:r>
        <w:t xml:space="preserve"> backend database.</w:t>
      </w:r>
    </w:p>
    <w:p w14:paraId="2751E953" w14:textId="2CDC5BE5" w:rsidR="00DD7DDE" w:rsidRDefault="00DD7DDE" w:rsidP="00E6129B">
      <w:pPr>
        <w:pStyle w:val="ListParagraph"/>
        <w:numPr>
          <w:ilvl w:val="0"/>
          <w:numId w:val="23"/>
        </w:numPr>
      </w:pPr>
      <w:r>
        <w:t xml:space="preserve">Click “Add New” hyperlink near “Search” button in the “Search for </w:t>
      </w:r>
      <w:r w:rsidR="00E6129B" w:rsidRPr="00E6129B">
        <w:t>Search for Pharmacogenetics Gene</w:t>
      </w:r>
      <w:r>
        <w:t>” Page.</w:t>
      </w:r>
    </w:p>
    <w:p w14:paraId="0C70ECD2" w14:textId="5F152545" w:rsidR="00DD7DDE" w:rsidRDefault="00BB1C8F" w:rsidP="007451FB">
      <w:pPr>
        <w:pStyle w:val="ListParagraph"/>
        <w:numPr>
          <w:ilvl w:val="0"/>
          <w:numId w:val="23"/>
        </w:numPr>
        <w:spacing w:after="0"/>
      </w:pPr>
      <w:r>
        <w:t>Select</w:t>
      </w:r>
      <w:r w:rsidR="00E6129B">
        <w:t xml:space="preserve"> the Gene using the official symbol </w:t>
      </w:r>
      <w:r>
        <w:t>used in</w:t>
      </w:r>
      <w:r w:rsidR="00E6129B">
        <w:t xml:space="preserve"> </w:t>
      </w:r>
      <w:proofErr w:type="gramStart"/>
      <w:r w:rsidR="00E6129B">
        <w:t>NCBI</w:t>
      </w:r>
      <w:r>
        <w:t xml:space="preserve"> which</w:t>
      </w:r>
      <w:proofErr w:type="gramEnd"/>
      <w:r>
        <w:t xml:space="preserve"> is found under Summary when you search using Entrez Gene (</w:t>
      </w:r>
      <w:hyperlink r:id="rId20" w:history="1">
        <w:r w:rsidR="007451FB" w:rsidRPr="00E70F42">
          <w:rPr>
            <w:rStyle w:val="Hyperlink"/>
          </w:rPr>
          <w:t>http://www.ncbi.nlm.nih.gov/gene</w:t>
        </w:r>
      </w:hyperlink>
      <w:r w:rsidR="007451FB">
        <w:t>)</w:t>
      </w:r>
      <w:r>
        <w:t>.</w:t>
      </w:r>
      <w:r w:rsidR="001D252E">
        <w:t xml:space="preserve"> If the Gene is not present in the database, refer to SOP 1.3 Biomarker Module to add the new gene.</w:t>
      </w:r>
    </w:p>
    <w:p w14:paraId="2737385E" w14:textId="581AB05D" w:rsidR="00DD7DDE" w:rsidRDefault="0052443B" w:rsidP="00066DF8">
      <w:pPr>
        <w:pStyle w:val="ListParagraph"/>
        <w:numPr>
          <w:ilvl w:val="0"/>
          <w:numId w:val="23"/>
        </w:numPr>
      </w:pPr>
      <w:r>
        <w:t>Record Accession</w:t>
      </w:r>
      <w:r w:rsidR="009B7F9D">
        <w:t xml:space="preserve"> which is the unique identifier given to the protein sequence record in this case. </w:t>
      </w:r>
      <w:r w:rsidR="009B7F9D" w:rsidRPr="00F21F02">
        <w:rPr>
          <w:b/>
          <w:i/>
        </w:rPr>
        <w:t>NM_1234</w:t>
      </w:r>
      <w:r w:rsidR="009B7F9D">
        <w:t>.5</w:t>
      </w:r>
      <w:r w:rsidR="00DD7DDE">
        <w:t xml:space="preserve"> </w:t>
      </w:r>
      <w:r w:rsidR="009B7F9D">
        <w:t xml:space="preserve">without the last </w:t>
      </w:r>
      <w:proofErr w:type="gramStart"/>
      <w:r w:rsidR="009B7F9D">
        <w:t>digit which</w:t>
      </w:r>
      <w:proofErr w:type="gramEnd"/>
      <w:r w:rsidR="009B7F9D">
        <w:t xml:space="preserve"> is available in NCBI mRNA and proteins section.</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BB1C8F" w14:paraId="2A3B130B" w14:textId="77777777" w:rsidTr="00BB1C8F">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12CA9D96" w14:textId="77777777" w:rsidR="00BB1C8F" w:rsidRDefault="00BB1C8F" w:rsidP="00BB1C8F">
            <w:r>
              <w:rPr>
                <w:noProof/>
              </w:rPr>
              <mc:AlternateContent>
                <mc:Choice Requires="wpg">
                  <w:drawing>
                    <wp:anchor distT="0" distB="0" distL="114300" distR="114300" simplePos="0" relativeHeight="251672576" behindDoc="0" locked="0" layoutInCell="1" allowOverlap="1" wp14:anchorId="37564FE9" wp14:editId="05446FFF">
                      <wp:simplePos x="0" y="0"/>
                      <wp:positionH relativeFrom="margin">
                        <wp:align>right</wp:align>
                      </wp:positionH>
                      <wp:positionV relativeFrom="margin">
                        <wp:align>top</wp:align>
                      </wp:positionV>
                      <wp:extent cx="141605" cy="141605"/>
                      <wp:effectExtent l="0" t="0" r="0" b="0"/>
                      <wp:wrapSquare wrapText="bothSides"/>
                      <wp:docPr id="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4"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5"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33D2E302" id="Group 5" o:spid="_x0000_s1026" style="position:absolute;margin-left:-40.05pt;margin-top:0;width:11.15pt;height:11.15pt;z-index:25167257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020C3ADE" w14:textId="5F7A38D4" w:rsidR="00BB1C8F" w:rsidRDefault="00BB1C8F" w:rsidP="00196316">
            <w:pPr>
              <w:pStyle w:val="TipText"/>
              <w:cnfStyle w:val="000000000000" w:firstRow="0" w:lastRow="0" w:firstColumn="0" w:lastColumn="0" w:oddVBand="0" w:evenVBand="0" w:oddHBand="0" w:evenHBand="0" w:firstRowFirstColumn="0" w:firstRowLastColumn="0" w:lastRowFirstColumn="0" w:lastRowLastColumn="0"/>
            </w:pPr>
            <w:r>
              <w:t xml:space="preserve">Only </w:t>
            </w:r>
            <w:r w:rsidR="00196316">
              <w:t>numbers, alphabets and _ are</w:t>
            </w:r>
            <w:r>
              <w:t xml:space="preserve"> allowed.</w:t>
            </w:r>
          </w:p>
        </w:tc>
      </w:tr>
    </w:tbl>
    <w:p w14:paraId="6FB102AB" w14:textId="4943A0B5" w:rsidR="00196316" w:rsidRDefault="00DD7DDE" w:rsidP="00066DF8">
      <w:pPr>
        <w:pStyle w:val="ListParagraph"/>
        <w:numPr>
          <w:ilvl w:val="0"/>
          <w:numId w:val="23"/>
        </w:numPr>
      </w:pPr>
      <w:r>
        <w:t>Record</w:t>
      </w:r>
      <w:r w:rsidR="009B7F9D">
        <w:t xml:space="preserve"> </w:t>
      </w:r>
      <w:r w:rsidR="00FB1EBD">
        <w:t>a</w:t>
      </w:r>
      <w:r w:rsidR="009B7F9D">
        <w:t>ccession Version, which is the last value of the Accession NM_1234.</w:t>
      </w:r>
      <w:r w:rsidR="009B7F9D" w:rsidRPr="00F21F02">
        <w:rPr>
          <w:b/>
          <w:i/>
        </w:rPr>
        <w:t>5</w:t>
      </w:r>
      <w:r w:rsidR="009B7F9D" w:rsidRPr="009B7F9D">
        <w:rPr>
          <w:b/>
        </w:rPr>
        <w:t>.</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196316" w14:paraId="1EA0B010" w14:textId="77777777" w:rsidTr="00833447">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74C0451E" w14:textId="77777777" w:rsidR="00196316" w:rsidRDefault="00196316" w:rsidP="00833447">
            <w:r>
              <w:rPr>
                <w:noProof/>
              </w:rPr>
              <mc:AlternateContent>
                <mc:Choice Requires="wpg">
                  <w:drawing>
                    <wp:anchor distT="0" distB="0" distL="114300" distR="114300" simplePos="0" relativeHeight="251674624" behindDoc="0" locked="0" layoutInCell="1" allowOverlap="1" wp14:anchorId="158F0DB6" wp14:editId="2C0DC5ED">
                      <wp:simplePos x="0" y="0"/>
                      <wp:positionH relativeFrom="margin">
                        <wp:align>right</wp:align>
                      </wp:positionH>
                      <wp:positionV relativeFrom="margin">
                        <wp:align>top</wp:align>
                      </wp:positionV>
                      <wp:extent cx="141605" cy="141605"/>
                      <wp:effectExtent l="0" t="0" r="0" b="0"/>
                      <wp:wrapSquare wrapText="bothSides"/>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1"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2"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354A50A4" id="Group 5" o:spid="_x0000_s1026" style="position:absolute;margin-left:-40.05pt;margin-top:0;width:11.15pt;height:11.15pt;z-index:25167462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0F28786D" w14:textId="162A6942" w:rsidR="00196316" w:rsidRDefault="00E83C81" w:rsidP="00196316">
            <w:pPr>
              <w:pStyle w:val="TipText"/>
              <w:cnfStyle w:val="000000000000" w:firstRow="0" w:lastRow="0" w:firstColumn="0" w:lastColumn="0" w:oddVBand="0" w:evenVBand="0" w:oddHBand="0" w:evenHBand="0" w:firstRowFirstColumn="0" w:firstRowLastColumn="0" w:lastRowFirstColumn="0" w:lastRowLastColumn="0"/>
            </w:pPr>
            <w:r>
              <w:t xml:space="preserve">Only numbers are </w:t>
            </w:r>
            <w:r w:rsidR="00196316">
              <w:t>allowed.</w:t>
            </w:r>
          </w:p>
        </w:tc>
      </w:tr>
    </w:tbl>
    <w:p w14:paraId="291D340E" w14:textId="10F78FA3" w:rsidR="006A3E6E" w:rsidRDefault="00DD7DDE">
      <w:pPr>
        <w:pStyle w:val="ListParagraph"/>
        <w:numPr>
          <w:ilvl w:val="0"/>
          <w:numId w:val="23"/>
        </w:numPr>
      </w:pPr>
      <w:r>
        <w:t>Record</w:t>
      </w:r>
      <w:r w:rsidR="009B7F9D">
        <w:t xml:space="preserve"> </w:t>
      </w:r>
      <w:r w:rsidR="00FB1EBD">
        <w:t>d</w:t>
      </w:r>
      <w:r w:rsidR="009B7F9D">
        <w:t>osing guideline</w:t>
      </w:r>
      <w:r>
        <w:t xml:space="preserve">. </w:t>
      </w:r>
      <w:r w:rsidR="00155296">
        <w:t>Summar</w:t>
      </w:r>
      <w:r w:rsidR="00474E80">
        <w:t>ize the dosing guidelines that are</w:t>
      </w:r>
      <w:r w:rsidR="00155296">
        <w:t xml:space="preserve"> relevant for drug dosing of the genotypes which can be located in </w:t>
      </w:r>
      <w:r w:rsidR="007A51E6">
        <w:t>FDA</w:t>
      </w:r>
      <w:r w:rsidR="009A130F">
        <w:t>,</w:t>
      </w:r>
      <w:r w:rsidR="009A130F" w:rsidRPr="009A130F">
        <w:t xml:space="preserve"> </w:t>
      </w:r>
      <w:r w:rsidR="009A130F" w:rsidRPr="00D4787D">
        <w:t xml:space="preserve">Clinical Pharmacogenetics Implementation Consortium </w:t>
      </w:r>
      <w:r w:rsidR="009A130F">
        <w:t>(</w:t>
      </w:r>
      <w:r w:rsidR="009A130F" w:rsidRPr="003A3924">
        <w:t>CPIC</w:t>
      </w:r>
      <w:r w:rsidR="009A130F">
        <w:t>) and</w:t>
      </w:r>
      <w:r w:rsidR="009A130F" w:rsidRPr="003A3924">
        <w:t xml:space="preserve"> Dutch Pharmacogenetics Working Group Guideline</w:t>
      </w:r>
      <w:r w:rsidR="009A130F">
        <w:t xml:space="preserve"> (DPWG)</w:t>
      </w:r>
      <w:r w:rsidR="007A51E6">
        <w:t xml:space="preserve">, which can be found in </w:t>
      </w:r>
      <w:r w:rsidR="009E1D1A">
        <w:t>the official website (</w:t>
      </w:r>
      <w:hyperlink r:id="rId21" w:history="1">
        <w:r w:rsidR="009E1D1A" w:rsidRPr="00E70F42">
          <w:rPr>
            <w:rStyle w:val="Hyperlink"/>
          </w:rPr>
          <w:t>https://cpicpgx.org/guidelines/</w:t>
        </w:r>
      </w:hyperlink>
      <w:r w:rsidR="009E1D1A">
        <w:t xml:space="preserve">) or </w:t>
      </w:r>
      <w:r w:rsidR="007A51E6">
        <w:t xml:space="preserve">PharmGKB </w:t>
      </w:r>
      <w:r w:rsidR="00155296">
        <w:t xml:space="preserve">when you search for the gene under the </w:t>
      </w:r>
      <w:r w:rsidR="005B51AF">
        <w:t>“</w:t>
      </w:r>
      <w:r w:rsidR="00155296">
        <w:t>Clinical PGx</w:t>
      </w:r>
      <w:r w:rsidR="005B51AF">
        <w:t>”</w:t>
      </w:r>
      <w:r w:rsidR="00155D01">
        <w:t>.</w:t>
      </w:r>
      <w:r w:rsidR="009A130F">
        <w:t xml:space="preserve"> Input</w:t>
      </w:r>
      <w:r w:rsidR="00363B27">
        <w:t xml:space="preserve"> the guidelines</w:t>
      </w:r>
      <w:r w:rsidR="009A130F">
        <w:t xml:space="preserve"> using th</w:t>
      </w:r>
      <w:r w:rsidR="006A3E6E">
        <w:t>e following</w:t>
      </w:r>
      <w:r w:rsidR="009A130F">
        <w:t xml:space="preserve"> forma</w:t>
      </w:r>
      <w:r w:rsidR="006A3E6E">
        <w:t>t,</w:t>
      </w:r>
    </w:p>
    <w:p w14:paraId="522C3013" w14:textId="69D771DA" w:rsidR="004171E5" w:rsidRDefault="009A130F" w:rsidP="00F21F02">
      <w:pPr>
        <w:pStyle w:val="ListParagraph"/>
        <w:ind w:left="360"/>
      </w:pPr>
      <w:r>
        <w:t>“</w:t>
      </w:r>
      <w:r w:rsidRPr="003A3924">
        <w:t xml:space="preserve">For </w:t>
      </w:r>
      <w:r w:rsidR="006A3E6E">
        <w:t>[drug]</w:t>
      </w:r>
      <w:r w:rsidRPr="003A3924">
        <w:t xml:space="preserve">, </w:t>
      </w:r>
      <w:r w:rsidR="006A3E6E">
        <w:t xml:space="preserve">[gene + </w:t>
      </w:r>
      <w:r w:rsidRPr="003A3924">
        <w:t>phenotype</w:t>
      </w:r>
      <w:r w:rsidR="006A3E6E">
        <w:t xml:space="preserve"> </w:t>
      </w:r>
      <w:r w:rsidR="006A3E6E">
        <w:fldChar w:fldCharType="begin"/>
      </w:r>
      <w:r w:rsidR="006A3E6E">
        <w:instrText xml:space="preserve"> REF _Ref443057113 \h </w:instrText>
      </w:r>
      <w:r w:rsidR="006A3E6E">
        <w:fldChar w:fldCharType="separate"/>
      </w:r>
      <w:r w:rsidR="006A3E6E" w:rsidRPr="00500427">
        <w:t xml:space="preserve">Table </w:t>
      </w:r>
      <w:r w:rsidR="006A3E6E" w:rsidRPr="00500427">
        <w:rPr>
          <w:noProof/>
        </w:rPr>
        <w:t>2</w:t>
      </w:r>
      <w:r w:rsidR="006A3E6E">
        <w:fldChar w:fldCharType="end"/>
      </w:r>
      <w:r w:rsidR="006A3E6E">
        <w:t>]</w:t>
      </w:r>
      <w:r w:rsidR="00363B27">
        <w:t xml:space="preserve"> patients</w:t>
      </w:r>
      <w:r w:rsidR="006A3E6E">
        <w:t xml:space="preserve"> should consider an alternative drug or a [percentage] reduction/increase of recommended starting dose. </w:t>
      </w:r>
      <w:r w:rsidR="00363B27">
        <w:t>In comparison to</w:t>
      </w:r>
      <w:r w:rsidR="006A3E6E">
        <w:t xml:space="preserve"> [drug]</w:t>
      </w:r>
      <w:r w:rsidR="006A3E6E" w:rsidRPr="003A3924">
        <w:t xml:space="preserve">, </w:t>
      </w:r>
      <w:r w:rsidR="00363B27">
        <w:t xml:space="preserve">[drug] might be associated with increase/decrease [adverse effects] in [gene + </w:t>
      </w:r>
      <w:r w:rsidR="00363B27" w:rsidRPr="003A3924">
        <w:t>phenotype</w:t>
      </w:r>
      <w:r w:rsidR="00363B27">
        <w:t xml:space="preserve"> </w:t>
      </w:r>
      <w:r w:rsidR="00363B27">
        <w:fldChar w:fldCharType="begin"/>
      </w:r>
      <w:r w:rsidR="00363B27">
        <w:instrText xml:space="preserve"> REF _Ref443057113 \h </w:instrText>
      </w:r>
      <w:r w:rsidR="00363B27">
        <w:fldChar w:fldCharType="separate"/>
      </w:r>
      <w:r w:rsidR="00363B27" w:rsidRPr="00500427">
        <w:t xml:space="preserve">Table </w:t>
      </w:r>
      <w:r w:rsidR="00363B27" w:rsidRPr="00500427">
        <w:rPr>
          <w:noProof/>
        </w:rPr>
        <w:t>2</w:t>
      </w:r>
      <w:r w:rsidR="00363B27">
        <w:fldChar w:fldCharType="end"/>
      </w:r>
      <w:r w:rsidR="00363B27">
        <w:t xml:space="preserve">] patients. Monitor [gene + </w:t>
      </w:r>
      <w:r w:rsidR="00363B27" w:rsidRPr="003A3924">
        <w:t>phenotype</w:t>
      </w:r>
      <w:r w:rsidR="00363B27">
        <w:t xml:space="preserve"> </w:t>
      </w:r>
      <w:r w:rsidR="00363B27">
        <w:fldChar w:fldCharType="begin"/>
      </w:r>
      <w:r w:rsidR="00363B27">
        <w:instrText xml:space="preserve"> REF _Ref443057113 \h </w:instrText>
      </w:r>
      <w:r w:rsidR="00363B27">
        <w:fldChar w:fldCharType="separate"/>
      </w:r>
      <w:r w:rsidR="00363B27" w:rsidRPr="00500427">
        <w:t xml:space="preserve">Table </w:t>
      </w:r>
      <w:r w:rsidR="00363B27" w:rsidRPr="00500427">
        <w:rPr>
          <w:noProof/>
        </w:rPr>
        <w:t>2</w:t>
      </w:r>
      <w:r w:rsidR="00363B27">
        <w:fldChar w:fldCharType="end"/>
      </w:r>
      <w:r w:rsidR="00363B27">
        <w:t>] patient’s response to [drug] and [drug] serum concentration.</w:t>
      </w:r>
      <w:r w:rsidR="008D16C0">
        <w:t>”</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4171E5" w14:paraId="12F9A9FC" w14:textId="77777777" w:rsidTr="004171E5">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675067DA" w14:textId="77777777" w:rsidR="004171E5" w:rsidRDefault="004171E5" w:rsidP="004171E5">
            <w:r>
              <w:rPr>
                <w:noProof/>
              </w:rPr>
              <w:lastRenderedPageBreak/>
              <mc:AlternateContent>
                <mc:Choice Requires="wpg">
                  <w:drawing>
                    <wp:anchor distT="0" distB="0" distL="114300" distR="114300" simplePos="0" relativeHeight="251721728" behindDoc="0" locked="0" layoutInCell="1" allowOverlap="1" wp14:anchorId="0EFAF175" wp14:editId="4C0DBEDD">
                      <wp:simplePos x="0" y="0"/>
                      <wp:positionH relativeFrom="margin">
                        <wp:align>right</wp:align>
                      </wp:positionH>
                      <wp:positionV relativeFrom="margin">
                        <wp:align>top</wp:align>
                      </wp:positionV>
                      <wp:extent cx="141605" cy="141605"/>
                      <wp:effectExtent l="0" t="0" r="0" b="0"/>
                      <wp:wrapSquare wrapText="bothSides"/>
                      <wp:docPr id="20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04"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05"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07464053" id="Group 5" o:spid="_x0000_s1026" style="position:absolute;margin-left:-40.05pt;margin-top:0;width:11.15pt;height:11.15pt;z-index:251721728;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12AD0731" w14:textId="553945CC" w:rsidR="004171E5" w:rsidRDefault="004171E5" w:rsidP="004171E5">
            <w:pPr>
              <w:pStyle w:val="TipText"/>
              <w:cnfStyle w:val="000000000000" w:firstRow="0" w:lastRow="0" w:firstColumn="0" w:lastColumn="0" w:oddVBand="0" w:evenVBand="0" w:oddHBand="0" w:evenHBand="0" w:firstRowFirstColumn="0" w:firstRowLastColumn="0" w:lastRowFirstColumn="0" w:lastRowLastColumn="0"/>
            </w:pPr>
            <w:r>
              <w:t>If there is no dosing guideline, key in NA.</w:t>
            </w:r>
          </w:p>
        </w:tc>
      </w:tr>
    </w:tbl>
    <w:p w14:paraId="45A4FA92" w14:textId="6673E4BE" w:rsidR="00066DF8" w:rsidRDefault="00066DF8" w:rsidP="00F21F02">
      <w:pPr>
        <w:pStyle w:val="ListParagraph"/>
        <w:ind w:left="360"/>
      </w:pPr>
    </w:p>
    <w:p w14:paraId="1E5C6154" w14:textId="3894B39D" w:rsidR="00CF481B" w:rsidRDefault="009A130F" w:rsidP="00F21F02">
      <w:r>
        <w:rPr>
          <w:b/>
        </w:rPr>
        <w:br w:type="page"/>
      </w:r>
      <w:r w:rsidR="00CF481B" w:rsidRPr="00F21F02">
        <w:rPr>
          <w:b/>
        </w:rPr>
        <w:lastRenderedPageBreak/>
        <w:t>Pharmacogenetics Variant</w:t>
      </w:r>
    </w:p>
    <w:p w14:paraId="22B72B6E" w14:textId="652EC4B3" w:rsidR="00007DC1" w:rsidRDefault="00007DC1" w:rsidP="00F21F02">
      <w:pPr>
        <w:pStyle w:val="ListParagraph"/>
        <w:numPr>
          <w:ilvl w:val="0"/>
          <w:numId w:val="25"/>
        </w:numPr>
        <w:spacing w:before="240"/>
      </w:pPr>
      <w:r>
        <w:t>Click “Add New</w:t>
      </w:r>
      <w:r w:rsidR="0038583A">
        <w:t xml:space="preserve"> Pharmacogenetics</w:t>
      </w:r>
      <w:r w:rsidR="00CF6DD1">
        <w:t xml:space="preserve"> variant</w:t>
      </w:r>
      <w:r>
        <w:t xml:space="preserve">” hyperlink </w:t>
      </w:r>
      <w:r w:rsidR="0038583A">
        <w:t>under the</w:t>
      </w:r>
      <w:r>
        <w:t xml:space="preserve"> </w:t>
      </w:r>
      <w:r w:rsidR="0038583A">
        <w:t>Dosing guideline to add new variants.</w:t>
      </w:r>
    </w:p>
    <w:p w14:paraId="38CF3788" w14:textId="0E525106" w:rsidR="0038583A" w:rsidRDefault="00CF6DD1" w:rsidP="0085093E">
      <w:pPr>
        <w:pStyle w:val="ListParagraph"/>
        <w:numPr>
          <w:ilvl w:val="0"/>
          <w:numId w:val="25"/>
        </w:numPr>
      </w:pPr>
      <w:r>
        <w:t xml:space="preserve">Record the </w:t>
      </w:r>
      <w:r w:rsidR="007A51E6">
        <w:t xml:space="preserve">chromosome </w:t>
      </w:r>
      <w:r>
        <w:t xml:space="preserve">number </w:t>
      </w:r>
      <w:r w:rsidR="007A51E6">
        <w:t xml:space="preserve">where </w:t>
      </w:r>
      <w:r>
        <w:t xml:space="preserve">the gene is </w:t>
      </w:r>
      <w:r w:rsidR="007A51E6">
        <w:t>located. T</w:t>
      </w:r>
      <w:r>
        <w:t xml:space="preserve">his data is available in </w:t>
      </w:r>
      <w:r w:rsidR="007A51E6">
        <w:t>Entrez Gene database</w:t>
      </w:r>
      <w:r>
        <w:t>.</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E83C81" w14:paraId="7B8F5F4B" w14:textId="77777777" w:rsidTr="00A63C9C">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238F227A" w14:textId="77777777" w:rsidR="00E83C81" w:rsidRDefault="00E83C81" w:rsidP="00A63C9C"/>
          <w:p w14:paraId="452A5E30" w14:textId="77777777" w:rsidR="00E83C81" w:rsidRDefault="00E83C81" w:rsidP="00A63C9C"/>
          <w:p w14:paraId="056C364D" w14:textId="77777777" w:rsidR="00E83C81" w:rsidRDefault="00E83C81" w:rsidP="00A63C9C">
            <w:r>
              <w:rPr>
                <w:noProof/>
              </w:rPr>
              <mc:AlternateContent>
                <mc:Choice Requires="wpg">
                  <w:drawing>
                    <wp:anchor distT="0" distB="0" distL="114300" distR="114300" simplePos="0" relativeHeight="251693056" behindDoc="0" locked="0" layoutInCell="1" allowOverlap="1" wp14:anchorId="4647A792" wp14:editId="45F47876">
                      <wp:simplePos x="0" y="0"/>
                      <wp:positionH relativeFrom="margin">
                        <wp:align>right</wp:align>
                      </wp:positionH>
                      <wp:positionV relativeFrom="margin">
                        <wp:align>top</wp:align>
                      </wp:positionV>
                      <wp:extent cx="141605" cy="141605"/>
                      <wp:effectExtent l="0" t="0" r="0" b="0"/>
                      <wp:wrapSquare wrapText="bothSides"/>
                      <wp:docPr id="12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29"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30"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11547109" id="Group 5" o:spid="_x0000_s1026" style="position:absolute;margin-left:-40.05pt;margin-top:0;width:11.15pt;height:11.15pt;z-index:25169305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236BD9CD" w14:textId="42DFEF12" w:rsidR="00E83C81" w:rsidRDefault="00E83C81" w:rsidP="00E83C81">
            <w:pPr>
              <w:pStyle w:val="TipText"/>
              <w:cnfStyle w:val="000000000000" w:firstRow="0" w:lastRow="0" w:firstColumn="0" w:lastColumn="0" w:oddVBand="0" w:evenVBand="0" w:oddHBand="0" w:evenHBand="0" w:firstRowFirstColumn="0" w:firstRowLastColumn="0" w:lastRowFirstColumn="0" w:lastRowLastColumn="0"/>
            </w:pPr>
            <w:r>
              <w:t>Only numbers 1 to 22, X and Y are allowed. Enter the data without any spacing.</w:t>
            </w:r>
          </w:p>
        </w:tc>
      </w:tr>
    </w:tbl>
    <w:p w14:paraId="35CC5E05" w14:textId="018FF77E" w:rsidR="00CF6DD1" w:rsidRDefault="00CF6DD1" w:rsidP="0085093E">
      <w:pPr>
        <w:pStyle w:val="ListParagraph"/>
        <w:numPr>
          <w:ilvl w:val="0"/>
          <w:numId w:val="25"/>
        </w:numPr>
      </w:pPr>
      <w:r>
        <w:t xml:space="preserve">Record the </w:t>
      </w:r>
      <w:r w:rsidR="007A51E6">
        <w:t>category</w:t>
      </w:r>
      <w:r>
        <w:t>, which is based on the class of genetic changes.</w:t>
      </w:r>
      <w:r w:rsidR="00934403">
        <w:t xml:space="preserve"> This data can be found in NCBI </w:t>
      </w:r>
      <w:proofErr w:type="gramStart"/>
      <w:r w:rsidR="00934403">
        <w:t>dbSNP which</w:t>
      </w:r>
      <w:proofErr w:type="gramEnd"/>
      <w:r w:rsidR="00934403">
        <w:t xml:space="preserve"> </w:t>
      </w:r>
      <w:r w:rsidR="007A51E6">
        <w:t xml:space="preserve">are </w:t>
      </w:r>
      <w:r w:rsidR="00934403">
        <w:t>mostly SNP but could also be point mutation, insertion/deletion and others.</w:t>
      </w:r>
    </w:p>
    <w:p w14:paraId="11656E5E" w14:textId="28FE88D8" w:rsidR="00F61A65" w:rsidRPr="00F21F02" w:rsidRDefault="00934403">
      <w:pPr>
        <w:pStyle w:val="ListParagraph"/>
        <w:numPr>
          <w:ilvl w:val="0"/>
          <w:numId w:val="25"/>
        </w:numPr>
        <w:rPr>
          <w:color w:val="FF0000"/>
        </w:rPr>
      </w:pPr>
      <w:r w:rsidRPr="00C27D70">
        <w:t>Record</w:t>
      </w:r>
      <w:r w:rsidR="00BC6FD7" w:rsidRPr="00C27D70">
        <w:t xml:space="preserve"> CDS </w:t>
      </w:r>
      <w:r w:rsidR="007A51E6">
        <w:t>m</w:t>
      </w:r>
      <w:r w:rsidR="007A51E6" w:rsidRPr="00C27D70">
        <w:t xml:space="preserve">utation </w:t>
      </w:r>
      <w:r w:rsidR="007A51E6">
        <w:t>s</w:t>
      </w:r>
      <w:r w:rsidR="007A51E6" w:rsidRPr="00C27D70">
        <w:t>yntax</w:t>
      </w:r>
      <w:r w:rsidR="00BC6FD7" w:rsidRPr="00C27D70">
        <w:t xml:space="preserve">, which uses the HGVS nomenclature to </w:t>
      </w:r>
      <w:r w:rsidR="007A51E6">
        <w:t>describe</w:t>
      </w:r>
      <w:r w:rsidR="007A51E6" w:rsidRPr="00C27D70">
        <w:t xml:space="preserve"> </w:t>
      </w:r>
      <w:r w:rsidR="00BC6FD7" w:rsidRPr="00C27D70">
        <w:t xml:space="preserve">the changes in the coding DNA sequence. This syntax data must be checked to ensure that it aligns with the </w:t>
      </w:r>
      <w:proofErr w:type="gramStart"/>
      <w:r w:rsidR="00BC6FD7" w:rsidRPr="00C27D70">
        <w:t>accession</w:t>
      </w:r>
      <w:r w:rsidR="00C27D70">
        <w:t xml:space="preserve"> which</w:t>
      </w:r>
      <w:proofErr w:type="gramEnd"/>
      <w:r w:rsidR="00C27D70">
        <w:t xml:space="preserve"> </w:t>
      </w:r>
      <w:r w:rsidR="00BC6FD7" w:rsidRPr="00C27D70">
        <w:t xml:space="preserve">can be found in NCBI </w:t>
      </w:r>
      <w:r w:rsidR="00C27D70">
        <w:t>(</w:t>
      </w:r>
      <w:r w:rsidR="00BC6FD7" w:rsidRPr="00C27D70">
        <w:t>dbSNP</w:t>
      </w:r>
      <w:r w:rsidR="00C27D70">
        <w:t>)</w:t>
      </w:r>
      <w:r w:rsidR="00BC6FD7" w:rsidRPr="00C27D70">
        <w:t xml:space="preserve"> and PharmGKB.</w:t>
      </w:r>
      <w:r w:rsidR="00BA490E">
        <w:t xml:space="preserve"> </w:t>
      </w:r>
      <w:r w:rsidR="00BA490E" w:rsidRPr="008659CF">
        <w:t>Some Ref</w:t>
      </w:r>
      <w:r w:rsidR="009E3002" w:rsidRPr="008659CF">
        <w:t xml:space="preserve"> </w:t>
      </w:r>
      <w:r w:rsidR="00BA490E" w:rsidRPr="008659CF">
        <w:t>SNP is associated with more than one CDS mutation syntax thus we have to key</w:t>
      </w:r>
      <w:r w:rsidR="009E3002" w:rsidRPr="008659CF">
        <w:t xml:space="preserve"> them under</w:t>
      </w:r>
      <w:r w:rsidR="00BA490E" w:rsidRPr="008659CF">
        <w:t xml:space="preserve"> a new entry instead.</w:t>
      </w:r>
      <w:r w:rsidR="0050263E">
        <w:t xml:space="preserve"> </w:t>
      </w:r>
      <w:proofErr w:type="gramStart"/>
      <w:r w:rsidR="008659CF" w:rsidRPr="008659CF">
        <w:rPr>
          <w:color w:val="FF0000"/>
        </w:rPr>
        <w:t>c</w:t>
      </w:r>
      <w:proofErr w:type="gramEnd"/>
      <w:r w:rsidR="008659CF" w:rsidRPr="008659CF">
        <w:rPr>
          <w:color w:val="FF0000"/>
        </w:rPr>
        <w:t>.963C=</w:t>
      </w:r>
      <w:r w:rsidR="0050263E">
        <w:rPr>
          <w:color w:val="FF0000"/>
        </w:rPr>
        <w:t xml:space="preserve"> represents no change from the re</w:t>
      </w:r>
      <w:r w:rsidR="004D0E32">
        <w:rPr>
          <w:color w:val="FF0000"/>
        </w:rPr>
        <w:t>ference sequence C.</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F61A65" w14:paraId="753ACEFD" w14:textId="77777777" w:rsidTr="00A63C9C">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2D85B1A0" w14:textId="77777777" w:rsidR="00F61A65" w:rsidRDefault="00F61A65" w:rsidP="00A63C9C"/>
          <w:p w14:paraId="4F404508" w14:textId="77777777" w:rsidR="00F61A65" w:rsidRDefault="00F61A65" w:rsidP="00A63C9C"/>
          <w:p w14:paraId="7B47B50E" w14:textId="3DBE794D" w:rsidR="00F61A65" w:rsidRDefault="00F61A65" w:rsidP="00A63C9C">
            <w:r>
              <w:rPr>
                <w:noProof/>
              </w:rPr>
              <mc:AlternateContent>
                <mc:Choice Requires="wpg">
                  <w:drawing>
                    <wp:anchor distT="0" distB="0" distL="114300" distR="114300" simplePos="0" relativeHeight="251676672" behindDoc="0" locked="0" layoutInCell="1" allowOverlap="1" wp14:anchorId="6C23AD01" wp14:editId="2FB0EB30">
                      <wp:simplePos x="0" y="0"/>
                      <wp:positionH relativeFrom="margin">
                        <wp:align>right</wp:align>
                      </wp:positionH>
                      <wp:positionV relativeFrom="margin">
                        <wp:align>top</wp:align>
                      </wp:positionV>
                      <wp:extent cx="141605" cy="141605"/>
                      <wp:effectExtent l="0" t="0" r="0" b="0"/>
                      <wp:wrapSquare wrapText="bothSides"/>
                      <wp:docPr id="1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2"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3"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19AAB4C7" id="Group 5" o:spid="_x0000_s1026" style="position:absolute;margin-left:-40.05pt;margin-top:0;width:11.15pt;height:11.15pt;z-index:251676672;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08F9E109" w14:textId="6847C4D5" w:rsidR="00F61A65" w:rsidRDefault="00F61A65" w:rsidP="00A63C9C">
            <w:pPr>
              <w:pStyle w:val="TipText"/>
              <w:cnfStyle w:val="000000000000" w:firstRow="0" w:lastRow="0" w:firstColumn="0" w:lastColumn="0" w:oddVBand="0" w:evenVBand="0" w:oddHBand="0" w:evenHBand="0" w:firstRowFirstColumn="0" w:firstRowLastColumn="0" w:lastRowFirstColumn="0" w:lastRowLastColumn="0"/>
            </w:pPr>
            <w:r>
              <w:t xml:space="preserve">Only c., numbers, A, T, C, </w:t>
            </w:r>
            <w:proofErr w:type="gramStart"/>
            <w:r>
              <w:t>G</w:t>
            </w:r>
            <w:proofErr w:type="gramEnd"/>
            <w:r>
              <w:t xml:space="preserve"> are allowed. Enter the data without any spacing.</w:t>
            </w:r>
            <w:r w:rsidR="00C725E8">
              <w:t xml:space="preserve"> </w:t>
            </w:r>
            <w:proofErr w:type="gramStart"/>
            <w:r w:rsidR="00C725E8">
              <w:t>e</w:t>
            </w:r>
            <w:proofErr w:type="gramEnd"/>
            <w:r w:rsidR="00C725E8">
              <w:t xml:space="preserve">.g. </w:t>
            </w:r>
            <w:r w:rsidR="00C725E8" w:rsidRPr="00C27D70">
              <w:t>NM_000773.3:</w:t>
            </w:r>
            <w:r w:rsidR="00C725E8">
              <w:t xml:space="preserve"> </w:t>
            </w:r>
            <w:r w:rsidR="00C725E8" w:rsidRPr="00C27D70">
              <w:rPr>
                <w:b/>
              </w:rPr>
              <w:t>c.-1055C&gt;T</w:t>
            </w:r>
          </w:p>
        </w:tc>
      </w:tr>
    </w:tbl>
    <w:p w14:paraId="2C468A3D" w14:textId="053FD3FE" w:rsidR="00F61A65" w:rsidRPr="00321B71" w:rsidRDefault="00C27D70" w:rsidP="0085093E">
      <w:pPr>
        <w:pStyle w:val="ListParagraph"/>
        <w:numPr>
          <w:ilvl w:val="0"/>
          <w:numId w:val="25"/>
        </w:numPr>
      </w:pPr>
      <w:r>
        <w:t xml:space="preserve">Record </w:t>
      </w:r>
      <w:r w:rsidR="007A51E6">
        <w:t>amino acid change using one-letter code</w:t>
      </w:r>
      <w:r w:rsidR="009E1D1A">
        <w:t xml:space="preserve">. The amino acid substitution </w:t>
      </w:r>
      <w:r>
        <w:t xml:space="preserve">is the </w:t>
      </w:r>
      <w:r w:rsidR="00E80187">
        <w:t xml:space="preserve">corresponding </w:t>
      </w:r>
      <w:r>
        <w:t>change of amino a</w:t>
      </w:r>
      <w:r w:rsidR="00545C89">
        <w:t>cid arising from the CDS</w:t>
      </w:r>
      <w:r>
        <w:t xml:space="preserve"> </w:t>
      </w:r>
      <w:r w:rsidR="007A51E6">
        <w:t xml:space="preserve">mutation syntax </w:t>
      </w:r>
      <w:r>
        <w:t xml:space="preserve">sequence </w:t>
      </w:r>
      <w:r w:rsidR="009E1D1A">
        <w:t xml:space="preserve">following </w:t>
      </w:r>
      <w:r>
        <w:t>HGVS standard</w:t>
      </w:r>
      <w:r w:rsidR="009E1D1A">
        <w:t>s</w:t>
      </w:r>
      <w:r w:rsidR="00BA490E">
        <w:t xml:space="preserve">. </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F61A65" w14:paraId="6E4364B7" w14:textId="77777777" w:rsidTr="00F21F02">
        <w:trPr>
          <w:trHeight w:hRule="exact" w:val="601"/>
        </w:trPr>
        <w:tc>
          <w:tcPr>
            <w:cnfStyle w:val="001000000000" w:firstRow="0" w:lastRow="0" w:firstColumn="1" w:lastColumn="0" w:oddVBand="0" w:evenVBand="0" w:oddHBand="0" w:evenHBand="0" w:firstRowFirstColumn="0" w:firstRowLastColumn="0" w:lastRowFirstColumn="0" w:lastRowLastColumn="0"/>
            <w:tcW w:w="135" w:type="pct"/>
          </w:tcPr>
          <w:p w14:paraId="293222D9" w14:textId="77777777" w:rsidR="00F61A65" w:rsidRDefault="00F61A65" w:rsidP="00A63C9C">
            <w:r>
              <w:rPr>
                <w:noProof/>
              </w:rPr>
              <mc:AlternateContent>
                <mc:Choice Requires="wpg">
                  <w:drawing>
                    <wp:anchor distT="0" distB="0" distL="114300" distR="114300" simplePos="0" relativeHeight="251678720" behindDoc="0" locked="0" layoutInCell="1" allowOverlap="1" wp14:anchorId="2A7BC34F" wp14:editId="690066DE">
                      <wp:simplePos x="0" y="0"/>
                      <wp:positionH relativeFrom="margin">
                        <wp:align>right</wp:align>
                      </wp:positionH>
                      <wp:positionV relativeFrom="margin">
                        <wp:align>top</wp:align>
                      </wp:positionV>
                      <wp:extent cx="141605" cy="141605"/>
                      <wp:effectExtent l="0" t="0" r="0" b="0"/>
                      <wp:wrapSquare wrapText="bothSides"/>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5"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6"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2B3027A" id="Group 5" o:spid="_x0000_s1026" style="position:absolute;margin-left:-40.05pt;margin-top:0;width:11.15pt;height:11.15pt;z-index:251678720;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036FACC3" w14:textId="7CB45F82" w:rsidR="00F61A65" w:rsidRDefault="00F61A65" w:rsidP="00F61A65">
            <w:pPr>
              <w:pStyle w:val="TipText"/>
              <w:cnfStyle w:val="000000000000" w:firstRow="0" w:lastRow="0" w:firstColumn="0" w:lastColumn="0" w:oddVBand="0" w:evenVBand="0" w:oddHBand="0" w:evenHBand="0" w:firstRowFirstColumn="0" w:firstRowLastColumn="0" w:lastRowFirstColumn="0" w:lastRowLastColumn="0"/>
            </w:pPr>
            <w:r>
              <w:t>Only p., numbers, alphabets are allowed. Enter the data without any spacing</w:t>
            </w:r>
            <w:r w:rsidR="00C725E8">
              <w:t xml:space="preserve">, e.g. </w:t>
            </w:r>
            <w:proofErr w:type="gramStart"/>
            <w:r w:rsidR="00C725E8" w:rsidRPr="00F21F02">
              <w:rPr>
                <w:b/>
                <w:lang w:val="en-SG"/>
              </w:rPr>
              <w:t>p.R144C</w:t>
            </w:r>
            <w:proofErr w:type="gramEnd"/>
            <w:r w:rsidR="00556CCE">
              <w:t>. If there is no available information, key in NA.</w:t>
            </w:r>
          </w:p>
        </w:tc>
      </w:tr>
    </w:tbl>
    <w:p w14:paraId="54BB31FC" w14:textId="5C548419" w:rsidR="007C4F93" w:rsidRPr="00321B71" w:rsidRDefault="00F61A65" w:rsidP="0085093E">
      <w:pPr>
        <w:pStyle w:val="ListParagraph"/>
        <w:numPr>
          <w:ilvl w:val="0"/>
          <w:numId w:val="25"/>
        </w:numPr>
      </w:pPr>
      <w:r>
        <w:t>Select</w:t>
      </w:r>
      <w:r w:rsidR="00321B71">
        <w:t xml:space="preserve"> the </w:t>
      </w:r>
      <w:r w:rsidR="009E1D1A">
        <w:t>assembly</w:t>
      </w:r>
      <w:r w:rsidR="00321B71">
        <w:t>, which is the sequence version produced by the Genome Reference Consortium, the preferred assembly is GRCh37</w:t>
      </w:r>
      <w:r w:rsidR="007C4F93">
        <w:rPr>
          <w:lang w:val="en-SG"/>
        </w:rPr>
        <w:t>.</w:t>
      </w:r>
    </w:p>
    <w:p w14:paraId="139D0C82" w14:textId="20528570" w:rsidR="00321B71" w:rsidRDefault="007C4F93" w:rsidP="0085093E">
      <w:pPr>
        <w:pStyle w:val="ListParagraph"/>
        <w:numPr>
          <w:ilvl w:val="0"/>
          <w:numId w:val="25"/>
        </w:numPr>
      </w:pPr>
      <w:r>
        <w:t xml:space="preserve">Record the </w:t>
      </w:r>
      <w:r w:rsidR="009E1D1A">
        <w:t xml:space="preserve">human genomic </w:t>
      </w:r>
      <w:r>
        <w:t>position</w:t>
      </w:r>
      <w:r w:rsidR="009E1D1A">
        <w:t xml:space="preserve"> (hg position</w:t>
      </w:r>
      <w:proofErr w:type="gramStart"/>
      <w:r w:rsidR="009E1D1A">
        <w:t>)</w:t>
      </w:r>
      <w:r>
        <w:t xml:space="preserve"> which</w:t>
      </w:r>
      <w:proofErr w:type="gramEnd"/>
      <w:r>
        <w:t xml:space="preserve"> is the genomic start position of the variant based on the GRCh37 assembly</w:t>
      </w:r>
      <w:r w:rsidR="00C725E8">
        <w:t>.</w:t>
      </w:r>
      <w:r w:rsidR="00B50F2D">
        <w:t xml:space="preserve"> </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E83C81" w14:paraId="02905949" w14:textId="77777777" w:rsidTr="00A63C9C">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1842DFC3" w14:textId="77777777" w:rsidR="00E83C81" w:rsidRDefault="00E83C81" w:rsidP="00A63C9C">
            <w:r>
              <w:rPr>
                <w:noProof/>
              </w:rPr>
              <mc:AlternateContent>
                <mc:Choice Requires="wpg">
                  <w:drawing>
                    <wp:anchor distT="0" distB="0" distL="114300" distR="114300" simplePos="0" relativeHeight="251680768" behindDoc="0" locked="0" layoutInCell="1" allowOverlap="1" wp14:anchorId="76BDFCE3" wp14:editId="719B9995">
                      <wp:simplePos x="0" y="0"/>
                      <wp:positionH relativeFrom="margin">
                        <wp:align>right</wp:align>
                      </wp:positionH>
                      <wp:positionV relativeFrom="margin">
                        <wp:align>top</wp:align>
                      </wp:positionV>
                      <wp:extent cx="141605" cy="141605"/>
                      <wp:effectExtent l="0" t="0" r="0" b="0"/>
                      <wp:wrapSquare wrapText="bothSides"/>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8"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9"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492E3E84" id="Group 5" o:spid="_x0000_s1026" style="position:absolute;margin-left:-40.05pt;margin-top:0;width:11.15pt;height:11.15pt;z-index:251680768;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588F0A70" w14:textId="7990521B" w:rsidR="00E83C81" w:rsidRDefault="00E83C81" w:rsidP="00A63C9C">
            <w:pPr>
              <w:pStyle w:val="TipText"/>
              <w:cnfStyle w:val="000000000000" w:firstRow="0" w:lastRow="0" w:firstColumn="0" w:lastColumn="0" w:oddVBand="0" w:evenVBand="0" w:oddHBand="0" w:evenHBand="0" w:firstRowFirstColumn="0" w:firstRowLastColumn="0" w:lastRowFirstColumn="0" w:lastRowLastColumn="0"/>
            </w:pPr>
            <w:r>
              <w:t>Only numbers are allowed</w:t>
            </w:r>
            <w:r w:rsidR="00940923">
              <w:t xml:space="preserve"> without any spacing,</w:t>
            </w:r>
            <w:r w:rsidR="00C725E8">
              <w:t xml:space="preserve"> e.g. </w:t>
            </w:r>
            <w:r w:rsidR="00C725E8" w:rsidRPr="00F21F02">
              <w:rPr>
                <w:b/>
              </w:rPr>
              <w:t>96702047</w:t>
            </w:r>
          </w:p>
        </w:tc>
      </w:tr>
    </w:tbl>
    <w:p w14:paraId="06931BE9" w14:textId="293872A3" w:rsidR="00B50F2D" w:rsidRDefault="007C4F93" w:rsidP="0085093E">
      <w:pPr>
        <w:pStyle w:val="ListParagraph"/>
        <w:numPr>
          <w:ilvl w:val="0"/>
          <w:numId w:val="25"/>
        </w:numPr>
      </w:pPr>
      <w:r>
        <w:t xml:space="preserve">Record the </w:t>
      </w:r>
      <w:r w:rsidR="009E1D1A">
        <w:t xml:space="preserve">human genomic </w:t>
      </w:r>
      <w:r>
        <w:t xml:space="preserve">position </w:t>
      </w:r>
      <w:r w:rsidR="009E1D1A">
        <w:t>end (hg position end</w:t>
      </w:r>
      <w:proofErr w:type="gramStart"/>
      <w:r w:rsidR="009E1D1A">
        <w:t xml:space="preserve">) </w:t>
      </w:r>
      <w:r>
        <w:t>which</w:t>
      </w:r>
      <w:proofErr w:type="gramEnd"/>
      <w:r>
        <w:t xml:space="preserve"> is the genomic end position of the variant based on the GRCh37 assembly</w:t>
      </w:r>
      <w:r w:rsidR="00B50F2D">
        <w:t>.</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E83C81" w14:paraId="3CF4E5C2" w14:textId="77777777" w:rsidTr="00A63C9C">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784C6C29" w14:textId="77777777" w:rsidR="00E83C81" w:rsidRDefault="00E83C81" w:rsidP="00A63C9C">
            <w:r>
              <w:rPr>
                <w:noProof/>
              </w:rPr>
              <mc:AlternateContent>
                <mc:Choice Requires="wpg">
                  <w:drawing>
                    <wp:anchor distT="0" distB="0" distL="114300" distR="114300" simplePos="0" relativeHeight="251682816" behindDoc="0" locked="0" layoutInCell="1" allowOverlap="1" wp14:anchorId="1A1F0D5C" wp14:editId="345039A5">
                      <wp:simplePos x="0" y="0"/>
                      <wp:positionH relativeFrom="margin">
                        <wp:align>right</wp:align>
                      </wp:positionH>
                      <wp:positionV relativeFrom="margin">
                        <wp:align>top</wp:align>
                      </wp:positionV>
                      <wp:extent cx="141605" cy="141605"/>
                      <wp:effectExtent l="0" t="0" r="0" b="0"/>
                      <wp:wrapSquare wrapText="bothSides"/>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4"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5"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07D50931" id="Group 5" o:spid="_x0000_s1026" style="position:absolute;margin-left:-40.05pt;margin-top:0;width:11.15pt;height:11.15pt;z-index:25168281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26DE65D2" w14:textId="13CB03DC" w:rsidR="00E83C81" w:rsidRDefault="00E83C81" w:rsidP="00A63C9C">
            <w:pPr>
              <w:pStyle w:val="TipText"/>
              <w:cnfStyle w:val="000000000000" w:firstRow="0" w:lastRow="0" w:firstColumn="0" w:lastColumn="0" w:oddVBand="0" w:evenVBand="0" w:oddHBand="0" w:evenHBand="0" w:firstRowFirstColumn="0" w:firstRowLastColumn="0" w:lastRowFirstColumn="0" w:lastRowLastColumn="0"/>
            </w:pPr>
            <w:r>
              <w:t xml:space="preserve">Only numbers are </w:t>
            </w:r>
            <w:r w:rsidR="00940923">
              <w:t xml:space="preserve">allowed without any spacing, e.g. </w:t>
            </w:r>
            <w:r w:rsidR="00940923" w:rsidRPr="00C131F0">
              <w:rPr>
                <w:b/>
              </w:rPr>
              <w:t>96702047</w:t>
            </w:r>
          </w:p>
        </w:tc>
      </w:tr>
    </w:tbl>
    <w:p w14:paraId="417E48C0" w14:textId="0F477530" w:rsidR="007C4F93" w:rsidRDefault="0029294B" w:rsidP="0085093E">
      <w:pPr>
        <w:pStyle w:val="ListParagraph"/>
        <w:numPr>
          <w:ilvl w:val="0"/>
          <w:numId w:val="25"/>
        </w:numPr>
      </w:pPr>
      <w:r>
        <w:t xml:space="preserve">Record Ref seq at pos </w:t>
      </w:r>
      <w:r w:rsidR="00940923">
        <w:t>by clicking on the “Retrieve” button.</w:t>
      </w:r>
    </w:p>
    <w:tbl>
      <w:tblPr>
        <w:tblStyle w:val="TipTable"/>
        <w:tblpPr w:leftFromText="180" w:rightFromText="180" w:vertAnchor="text" w:horzAnchor="margin" w:tblpY="-44"/>
        <w:tblW w:w="5049" w:type="pct"/>
        <w:tblLook w:val="04A0" w:firstRow="1" w:lastRow="0" w:firstColumn="1" w:lastColumn="0" w:noHBand="0" w:noVBand="1"/>
      </w:tblPr>
      <w:tblGrid>
        <w:gridCol w:w="245"/>
        <w:gridCol w:w="8843"/>
      </w:tblGrid>
      <w:tr w:rsidR="00E83C81" w14:paraId="20CBADB9" w14:textId="77777777" w:rsidTr="00F21F02">
        <w:trPr>
          <w:trHeight w:hRule="exact" w:val="581"/>
        </w:trPr>
        <w:tc>
          <w:tcPr>
            <w:cnfStyle w:val="001000000000" w:firstRow="0" w:lastRow="0" w:firstColumn="1" w:lastColumn="0" w:oddVBand="0" w:evenVBand="0" w:oddHBand="0" w:evenHBand="0" w:firstRowFirstColumn="0" w:firstRowLastColumn="0" w:lastRowFirstColumn="0" w:lastRowLastColumn="0"/>
            <w:tcW w:w="135" w:type="pct"/>
          </w:tcPr>
          <w:p w14:paraId="5112D10E" w14:textId="77777777" w:rsidR="00E83C81" w:rsidRDefault="00E83C81" w:rsidP="00A63C9C">
            <w:r>
              <w:rPr>
                <w:noProof/>
              </w:rPr>
              <w:lastRenderedPageBreak/>
              <mc:AlternateContent>
                <mc:Choice Requires="wpg">
                  <w:drawing>
                    <wp:anchor distT="0" distB="0" distL="114300" distR="114300" simplePos="0" relativeHeight="251684864" behindDoc="0" locked="0" layoutInCell="1" allowOverlap="1" wp14:anchorId="40D454AB" wp14:editId="2CC10262">
                      <wp:simplePos x="0" y="0"/>
                      <wp:positionH relativeFrom="margin">
                        <wp:align>right</wp:align>
                      </wp:positionH>
                      <wp:positionV relativeFrom="margin">
                        <wp:align>top</wp:align>
                      </wp:positionV>
                      <wp:extent cx="141605" cy="141605"/>
                      <wp:effectExtent l="0" t="0" r="0" b="0"/>
                      <wp:wrapSquare wrapText="bothSides"/>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7"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8"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5CA8F9A2" id="Group 5" o:spid="_x0000_s1026" style="position:absolute;margin-left:-40.05pt;margin-top:0;width:11.15pt;height:11.15pt;z-index:25168486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59EAD3C9" w14:textId="332C15A8" w:rsidR="00E83C81" w:rsidRDefault="00D44794" w:rsidP="00F21F02">
            <w:pPr>
              <w:pStyle w:val="TipText"/>
              <w:cnfStyle w:val="000000000000" w:firstRow="0" w:lastRow="0" w:firstColumn="0" w:lastColumn="0" w:oddVBand="0" w:evenVBand="0" w:oddHBand="0" w:evenHBand="0" w:firstRowFirstColumn="0" w:firstRowLastColumn="0" w:lastRowFirstColumn="0" w:lastRowLastColumn="0"/>
            </w:pPr>
            <w:r>
              <w:t>C</w:t>
            </w:r>
            <w:r w:rsidR="00940923">
              <w:t xml:space="preserve">heck the data </w:t>
            </w:r>
            <w:r>
              <w:t>especially for</w:t>
            </w:r>
            <w:r w:rsidR="00940923">
              <w:t xml:space="preserve"> “</w:t>
            </w:r>
            <w:r>
              <w:t xml:space="preserve">- “strand which should have </w:t>
            </w:r>
            <w:r w:rsidR="00556CCE">
              <w:t>complementary</w:t>
            </w:r>
            <w:r>
              <w:t xml:space="preserve"> sequence from cds syntax</w:t>
            </w:r>
            <w:r w:rsidR="00940923">
              <w:t xml:space="preserve">. </w:t>
            </w:r>
            <w:r w:rsidR="00E83C81">
              <w:t>Only A, C, G and T are allowed.</w:t>
            </w:r>
          </w:p>
        </w:tc>
      </w:tr>
    </w:tbl>
    <w:p w14:paraId="5EF503D3" w14:textId="491F7F70" w:rsidR="00B50F2D" w:rsidRDefault="00D3534A" w:rsidP="00405AA5">
      <w:pPr>
        <w:pStyle w:val="ListParagraph"/>
        <w:numPr>
          <w:ilvl w:val="0"/>
          <w:numId w:val="25"/>
        </w:numPr>
      </w:pPr>
      <w:r>
        <w:t>Record alternative seq at pos by clicking on the “Retrieve” button.</w:t>
      </w:r>
    </w:p>
    <w:tbl>
      <w:tblPr>
        <w:tblStyle w:val="TipTable"/>
        <w:tblpPr w:leftFromText="180" w:rightFromText="180" w:vertAnchor="text" w:horzAnchor="margin" w:tblpY="-44"/>
        <w:tblW w:w="5011" w:type="pct"/>
        <w:tblLook w:val="04A0" w:firstRow="1" w:lastRow="0" w:firstColumn="1" w:lastColumn="0" w:noHBand="0" w:noVBand="1"/>
      </w:tblPr>
      <w:tblGrid>
        <w:gridCol w:w="244"/>
        <w:gridCol w:w="8776"/>
      </w:tblGrid>
      <w:tr w:rsidR="009A521D" w14:paraId="10D073B6" w14:textId="77777777" w:rsidTr="00F21F02">
        <w:trPr>
          <w:trHeight w:hRule="exact" w:val="561"/>
        </w:trPr>
        <w:tc>
          <w:tcPr>
            <w:cnfStyle w:val="001000000000" w:firstRow="0" w:lastRow="0" w:firstColumn="1" w:lastColumn="0" w:oddVBand="0" w:evenVBand="0" w:oddHBand="0" w:evenHBand="0" w:firstRowFirstColumn="0" w:firstRowLastColumn="0" w:lastRowFirstColumn="0" w:lastRowLastColumn="0"/>
            <w:tcW w:w="135" w:type="pct"/>
          </w:tcPr>
          <w:p w14:paraId="278B93F3" w14:textId="77777777" w:rsidR="009A521D" w:rsidRDefault="009A521D" w:rsidP="009A521D">
            <w:r>
              <w:rPr>
                <w:noProof/>
              </w:rPr>
              <mc:AlternateContent>
                <mc:Choice Requires="wpg">
                  <w:drawing>
                    <wp:anchor distT="0" distB="0" distL="114300" distR="114300" simplePos="0" relativeHeight="251703296" behindDoc="0" locked="0" layoutInCell="1" allowOverlap="1" wp14:anchorId="27F3D0EE" wp14:editId="4FA2FCB2">
                      <wp:simplePos x="0" y="0"/>
                      <wp:positionH relativeFrom="margin">
                        <wp:align>right</wp:align>
                      </wp:positionH>
                      <wp:positionV relativeFrom="margin">
                        <wp:align>top</wp:align>
                      </wp:positionV>
                      <wp:extent cx="141605" cy="141605"/>
                      <wp:effectExtent l="0" t="0" r="0" b="0"/>
                      <wp:wrapSquare wrapText="bothSides"/>
                      <wp:docPr id="14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44" name="Rectangle 144"/>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45" name="Freeform 145"/>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51549D59" id="Group 5" o:spid="_x0000_s1026" style="position:absolute;margin-left:-40.05pt;margin-top:0;width:11.15pt;height:11.15pt;z-index:25170329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">
                      <v:rect id="Rectangle 144"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" fillcolor="#549e39 [3204]" stroked="f" strokeweight="0"/>
                      <v:shape id="Freeform 145"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30B7A8B8" w14:textId="5868D6FC" w:rsidR="009A521D" w:rsidRDefault="00D44794" w:rsidP="009A521D">
            <w:pPr>
              <w:pStyle w:val="TipText"/>
              <w:cnfStyle w:val="000000000000" w:firstRow="0" w:lastRow="0" w:firstColumn="0" w:lastColumn="0" w:oddVBand="0" w:evenVBand="0" w:oddHBand="0" w:evenHBand="0" w:firstRowFirstColumn="0" w:firstRowLastColumn="0" w:lastRowFirstColumn="0" w:lastRowLastColumn="0"/>
            </w:pPr>
            <w:r>
              <w:t xml:space="preserve">Check the data especially for “- “strand which should have </w:t>
            </w:r>
            <w:r w:rsidR="00556CCE">
              <w:t>complementary</w:t>
            </w:r>
            <w:r>
              <w:t xml:space="preserve"> sequence from cds syntax. Only A, C, G and T are allowed.</w:t>
            </w:r>
          </w:p>
        </w:tc>
      </w:tr>
    </w:tbl>
    <w:p w14:paraId="7406181E" w14:textId="1A1AE7F7" w:rsidR="00163D9F" w:rsidRDefault="00163D9F" w:rsidP="0085093E">
      <w:pPr>
        <w:pStyle w:val="ListParagraph"/>
        <w:numPr>
          <w:ilvl w:val="0"/>
          <w:numId w:val="25"/>
        </w:numPr>
      </w:pPr>
      <w:r>
        <w:t xml:space="preserve">Record Ref SNP, which is the unique ID assigned to a submitted SNP </w:t>
      </w:r>
      <w:proofErr w:type="gramStart"/>
      <w:r>
        <w:t>record which</w:t>
      </w:r>
      <w:proofErr w:type="gramEnd"/>
      <w:r>
        <w:t xml:space="preserve"> can be found in </w:t>
      </w:r>
      <w:r w:rsidRPr="00C95079">
        <w:t>NCBI (dbSNP) and PharmGKB.</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F33BAE" w14:paraId="450703EE" w14:textId="77777777" w:rsidTr="004171E5">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2BF927AC" w14:textId="77777777" w:rsidR="00F33BAE" w:rsidRDefault="00F33BAE" w:rsidP="004171E5">
            <w:r>
              <w:rPr>
                <w:noProof/>
              </w:rPr>
              <mc:AlternateContent>
                <mc:Choice Requires="wpg">
                  <w:drawing>
                    <wp:anchor distT="0" distB="0" distL="114300" distR="114300" simplePos="0" relativeHeight="251719680" behindDoc="0" locked="0" layoutInCell="1" allowOverlap="1" wp14:anchorId="392E8AAB" wp14:editId="498A875B">
                      <wp:simplePos x="0" y="0"/>
                      <wp:positionH relativeFrom="margin">
                        <wp:align>right</wp:align>
                      </wp:positionH>
                      <wp:positionV relativeFrom="margin">
                        <wp:align>top</wp:align>
                      </wp:positionV>
                      <wp:extent cx="141605" cy="141605"/>
                      <wp:effectExtent l="0" t="0" r="0" b="0"/>
                      <wp:wrapSquare wrapText="bothSides"/>
                      <wp:docPr id="2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30" name="Rectangle 30"/>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31" name="Freeform 31"/>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BE67699" id="Group 5" o:spid="_x0000_s1026" style="position:absolute;margin-left:-40.05pt;margin-top:0;width:11.15pt;height:11.15pt;z-index:251719680;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">
                      <v:rect id="Rectangle 30"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" fillcolor="#549e39 [3204]" stroked="f" strokeweight="0"/>
                      <v:shape id="Freeform 31"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1073C987" w14:textId="7E4567C1" w:rsidR="00F33BAE" w:rsidRDefault="00F33BAE" w:rsidP="004171E5">
            <w:pPr>
              <w:pStyle w:val="TipText"/>
              <w:cnfStyle w:val="000000000000" w:firstRow="0" w:lastRow="0" w:firstColumn="0" w:lastColumn="0" w:oddVBand="0" w:evenVBand="0" w:oddHBand="0" w:evenHBand="0" w:firstRowFirstColumn="0" w:firstRowLastColumn="0" w:lastRowFirstColumn="0" w:lastRowLastColumn="0"/>
            </w:pPr>
            <w:r>
              <w:t>If there is no Ref SNP available, key in NA.</w:t>
            </w:r>
          </w:p>
        </w:tc>
      </w:tr>
    </w:tbl>
    <w:p w14:paraId="332FF339" w14:textId="77777777" w:rsidR="00BD5F92" w:rsidRPr="00C95079" w:rsidRDefault="00BD5F92" w:rsidP="00F21F02"/>
    <w:p w14:paraId="2EC625FB" w14:textId="56787E95" w:rsidR="00405AA5" w:rsidRDefault="00163D9F">
      <w:pPr>
        <w:pStyle w:val="ListParagraph"/>
        <w:numPr>
          <w:ilvl w:val="0"/>
          <w:numId w:val="25"/>
        </w:numPr>
      </w:pPr>
      <w:r w:rsidRPr="00C95079">
        <w:t xml:space="preserve">Record </w:t>
      </w:r>
      <w:r w:rsidR="009E1D1A">
        <w:t>m</w:t>
      </w:r>
      <w:r w:rsidR="009E1D1A" w:rsidRPr="00C95079">
        <w:t xml:space="preserve">olecular </w:t>
      </w:r>
      <w:r w:rsidR="009E1D1A">
        <w:t>c</w:t>
      </w:r>
      <w:r w:rsidR="009E1D1A" w:rsidRPr="00C95079">
        <w:t>onsequence</w:t>
      </w:r>
      <w:r w:rsidRPr="00C95079">
        <w:t>, which is the calculation of the effect</w:t>
      </w:r>
      <w:r w:rsidR="004468EC" w:rsidRPr="00C95079">
        <w:t xml:space="preserve"> of the sequence change</w:t>
      </w:r>
      <w:r w:rsidR="00957BAB" w:rsidRPr="00C95079">
        <w:t xml:space="preserve"> available in NCBI (dbSNP</w:t>
      </w:r>
      <w:r w:rsidR="00AB31B7">
        <w:t xml:space="preserve"> </w:t>
      </w:r>
      <w:r w:rsidR="009944F7">
        <w:t>f</w:t>
      </w:r>
      <w:r w:rsidR="009944F7" w:rsidRPr="009944F7">
        <w:t xml:space="preserve">unctional </w:t>
      </w:r>
      <w:r w:rsidR="009944F7">
        <w:t>c</w:t>
      </w:r>
      <w:r w:rsidR="009944F7" w:rsidRPr="009944F7">
        <w:t>onsequence</w:t>
      </w:r>
      <w:r w:rsidR="009944F7">
        <w:t>).</w:t>
      </w:r>
      <w:r w:rsidR="00C95079" w:rsidRPr="00C95079">
        <w:t xml:space="preserve"> </w:t>
      </w:r>
    </w:p>
    <w:tbl>
      <w:tblPr>
        <w:tblStyle w:val="TipTable"/>
        <w:tblpPr w:leftFromText="180" w:rightFromText="180" w:vertAnchor="text" w:horzAnchor="margin" w:tblpY="-44"/>
        <w:tblW w:w="4994" w:type="pct"/>
        <w:tblLook w:val="04A0" w:firstRow="1" w:lastRow="0" w:firstColumn="1" w:lastColumn="0" w:noHBand="0" w:noVBand="1"/>
      </w:tblPr>
      <w:tblGrid>
        <w:gridCol w:w="243"/>
        <w:gridCol w:w="8746"/>
      </w:tblGrid>
      <w:tr w:rsidR="00BD5F92" w14:paraId="70AC4103" w14:textId="77777777" w:rsidTr="00F21F02">
        <w:trPr>
          <w:trHeight w:hRule="exact" w:val="663"/>
        </w:trPr>
        <w:tc>
          <w:tcPr>
            <w:cnfStyle w:val="001000000000" w:firstRow="0" w:lastRow="0" w:firstColumn="1" w:lastColumn="0" w:oddVBand="0" w:evenVBand="0" w:oddHBand="0" w:evenHBand="0" w:firstRowFirstColumn="0" w:firstRowLastColumn="0" w:lastRowFirstColumn="0" w:lastRowLastColumn="0"/>
            <w:tcW w:w="135" w:type="pct"/>
          </w:tcPr>
          <w:p w14:paraId="402D09BD" w14:textId="77777777" w:rsidR="00BD5F92" w:rsidRDefault="00BD5F92" w:rsidP="004D0E32">
            <w:r>
              <w:rPr>
                <w:noProof/>
              </w:rPr>
              <mc:AlternateContent>
                <mc:Choice Requires="wpg">
                  <w:drawing>
                    <wp:anchor distT="0" distB="0" distL="114300" distR="114300" simplePos="0" relativeHeight="251734016" behindDoc="0" locked="0" layoutInCell="1" allowOverlap="1" wp14:anchorId="1B470C19" wp14:editId="0FA7E63D">
                      <wp:simplePos x="0" y="0"/>
                      <wp:positionH relativeFrom="margin">
                        <wp:align>right</wp:align>
                      </wp:positionH>
                      <wp:positionV relativeFrom="margin">
                        <wp:align>top</wp:align>
                      </wp:positionV>
                      <wp:extent cx="141605" cy="141605"/>
                      <wp:effectExtent l="0" t="0" r="0" b="0"/>
                      <wp:wrapSquare wrapText="bothSides"/>
                      <wp:docPr id="22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26" name="Rectangle 226"/>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27" name="Freeform 227"/>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74CFEBF" id="Group 5" o:spid="_x0000_s1026" style="position:absolute;margin-left:-40.05pt;margin-top:0;width:11.15pt;height:11.15pt;z-index:25173401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">
                      <v:rect id="Rectangle 226"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" fillcolor="#549e39 [3204]" stroked="f" strokeweight="0"/>
                      <v:shape id="Freeform 227"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1ADB788C" w14:textId="7162CBA2" w:rsidR="00BD5F92" w:rsidRDefault="00CA6EB2" w:rsidP="00F21F02">
            <w:pPr>
              <w:pStyle w:val="TipText"/>
              <w:cnfStyle w:val="000000000000" w:firstRow="0" w:lastRow="0" w:firstColumn="0" w:lastColumn="0" w:oddVBand="0" w:evenVBand="0" w:oddHBand="0" w:evenHBand="0" w:firstRowFirstColumn="0" w:firstRowLastColumn="0" w:lastRowFirstColumn="0" w:lastRowLastColumn="0"/>
            </w:pPr>
            <w:proofErr w:type="gramStart"/>
            <w:r>
              <w:t xml:space="preserve">Possible consequences are </w:t>
            </w:r>
            <w:r w:rsidR="005E73AC">
              <w:t xml:space="preserve">variant type, stop </w:t>
            </w:r>
            <w:r>
              <w:t>gain/loss, indel frameshift</w:t>
            </w:r>
            <w:proofErr w:type="gramEnd"/>
            <w:r>
              <w:t xml:space="preserve">, </w:t>
            </w:r>
            <w:proofErr w:type="gramStart"/>
            <w:r>
              <w:t>splice site donor/acceptor</w:t>
            </w:r>
            <w:proofErr w:type="gramEnd"/>
            <w:r w:rsidR="00AB31B7">
              <w:t xml:space="preserve">. </w:t>
            </w:r>
            <w:r w:rsidR="00BD5F92">
              <w:t>If there is no molecular consequence available, key in NA.</w:t>
            </w:r>
          </w:p>
        </w:tc>
      </w:tr>
    </w:tbl>
    <w:p w14:paraId="4037B924" w14:textId="646A9C21" w:rsidR="00163D9F" w:rsidRPr="00C95079" w:rsidRDefault="00163D9F" w:rsidP="00F21F02"/>
    <w:p w14:paraId="4FBD025B" w14:textId="2BFB2AB7" w:rsidR="00CD66B5" w:rsidRDefault="00C95079" w:rsidP="00CF481B">
      <w:pPr>
        <w:pStyle w:val="ListParagraph"/>
        <w:numPr>
          <w:ilvl w:val="0"/>
          <w:numId w:val="25"/>
        </w:numPr>
      </w:pPr>
      <w:r w:rsidRPr="00C95079">
        <w:t xml:space="preserve">Record </w:t>
      </w:r>
      <w:r w:rsidR="00B43083">
        <w:t>g</w:t>
      </w:r>
      <w:r>
        <w:t xml:space="preserve">lobal MAF which is the </w:t>
      </w:r>
      <w:r w:rsidR="009E1D1A">
        <w:t xml:space="preserve">global minor allele frequency </w:t>
      </w:r>
      <w:r>
        <w:t xml:space="preserve">calculated by 1000 genomes project which can be found in NCBI dbSNP and 1000 genomes project using the Ref SNP. </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F73652" w14:paraId="0A13893F" w14:textId="77777777" w:rsidTr="00F21F02">
        <w:trPr>
          <w:trHeight w:hRule="exact" w:val="483"/>
        </w:trPr>
        <w:tc>
          <w:tcPr>
            <w:cnfStyle w:val="001000000000" w:firstRow="0" w:lastRow="0" w:firstColumn="1" w:lastColumn="0" w:oddVBand="0" w:evenVBand="0" w:oddHBand="0" w:evenHBand="0" w:firstRowFirstColumn="0" w:firstRowLastColumn="0" w:lastRowFirstColumn="0" w:lastRowLastColumn="0"/>
            <w:tcW w:w="135" w:type="pct"/>
          </w:tcPr>
          <w:p w14:paraId="7D306802" w14:textId="77777777" w:rsidR="00F73652" w:rsidRDefault="00F73652" w:rsidP="00E63DBB">
            <w:r>
              <w:rPr>
                <w:noProof/>
              </w:rPr>
              <mc:AlternateContent>
                <mc:Choice Requires="wpg">
                  <w:drawing>
                    <wp:anchor distT="0" distB="0" distL="114300" distR="114300" simplePos="0" relativeHeight="251731968" behindDoc="0" locked="0" layoutInCell="1" allowOverlap="1" wp14:anchorId="2A84E864" wp14:editId="47D40823">
                      <wp:simplePos x="0" y="0"/>
                      <wp:positionH relativeFrom="margin">
                        <wp:align>right</wp:align>
                      </wp:positionH>
                      <wp:positionV relativeFrom="margin">
                        <wp:align>top</wp:align>
                      </wp:positionV>
                      <wp:extent cx="141605" cy="141605"/>
                      <wp:effectExtent l="0" t="0" r="0" b="0"/>
                      <wp:wrapSquare wrapText="bothSides"/>
                      <wp:docPr id="2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23" name="Rectangle 223"/>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24" name="Freeform 224"/>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91B9616" id="Group 5" o:spid="_x0000_s1026" style="position:absolute;margin-left:-40.05pt;margin-top:0;width:11.15pt;height:11.15pt;z-index:251731968;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">
                      <v:rect id="Rectangle 223"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" fillcolor="#549e39 [3204]" stroked="f" strokeweight="0"/>
                      <v:shape id="Freeform 224"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45132231" w14:textId="6BE9FC10" w:rsidR="00F73652" w:rsidRDefault="00F73652" w:rsidP="00405AA5">
            <w:pPr>
              <w:pStyle w:val="TipText"/>
              <w:cnfStyle w:val="000000000000" w:firstRow="0" w:lastRow="0" w:firstColumn="0" w:lastColumn="0" w:oddVBand="0" w:evenVBand="0" w:oddHBand="0" w:evenHBand="0" w:firstRowFirstColumn="0" w:firstRowLastColumn="0" w:lastRowFirstColumn="0" w:lastRowLastColumn="0"/>
            </w:pPr>
            <w:r>
              <w:t>Format: [</w:t>
            </w:r>
            <w:r w:rsidRPr="00F21F02">
              <w:rPr>
                <w:b/>
              </w:rPr>
              <w:t>minor allele=minor allele frequency/sample size</w:t>
            </w:r>
            <w:r>
              <w:t xml:space="preserve">], </w:t>
            </w:r>
            <w:r w:rsidR="00940923">
              <w:t>without</w:t>
            </w:r>
            <w:r>
              <w:t xml:space="preserve"> spacing in between. If there is no MAF available, key in NA.</w:t>
            </w:r>
          </w:p>
        </w:tc>
      </w:tr>
    </w:tbl>
    <w:p w14:paraId="2A6759CB" w14:textId="77777777" w:rsidR="00405AA5" w:rsidRDefault="00405AA5" w:rsidP="00CF481B"/>
    <w:p w14:paraId="0A69D0F0" w14:textId="5F80040D" w:rsidR="00CF481B" w:rsidRPr="00CF481B" w:rsidRDefault="00CF481B" w:rsidP="00CF481B">
      <w:pPr>
        <w:rPr>
          <w:b/>
        </w:rPr>
      </w:pPr>
      <w:r>
        <w:rPr>
          <w:b/>
        </w:rPr>
        <w:t>Population</w:t>
      </w:r>
    </w:p>
    <w:p w14:paraId="4CE25B5C" w14:textId="534FC937" w:rsidR="00AB6895" w:rsidRDefault="00AB6895" w:rsidP="0085093E">
      <w:pPr>
        <w:pStyle w:val="ListParagraph"/>
        <w:numPr>
          <w:ilvl w:val="0"/>
          <w:numId w:val="26"/>
        </w:numPr>
      </w:pPr>
      <w:r>
        <w:t xml:space="preserve">Click “Add New” beside the Population to add the various population groups studied in </w:t>
      </w:r>
      <w:r w:rsidR="004E21EF">
        <w:t>the 1000 Genomes P</w:t>
      </w:r>
      <w:r>
        <w:t>roject.</w:t>
      </w:r>
    </w:p>
    <w:p w14:paraId="297390CD" w14:textId="3BC98829" w:rsidR="00AB6895" w:rsidRDefault="00A63C9C" w:rsidP="00CC305B">
      <w:pPr>
        <w:pStyle w:val="ListParagraph"/>
        <w:numPr>
          <w:ilvl w:val="0"/>
          <w:numId w:val="26"/>
        </w:numPr>
      </w:pPr>
      <w:r>
        <w:t>Select</w:t>
      </w:r>
      <w:r w:rsidR="00AB6895">
        <w:t xml:space="preserve"> </w:t>
      </w:r>
      <w:r w:rsidR="00B43083">
        <w:t>p</w:t>
      </w:r>
      <w:r w:rsidR="00AB6895">
        <w:t xml:space="preserve">opulation </w:t>
      </w:r>
      <w:r w:rsidR="00B43083">
        <w:t>c</w:t>
      </w:r>
      <w:r w:rsidR="00AB6895">
        <w:t xml:space="preserve">ode by choosing the corresponding populations as viewed in NCBI dbSNP </w:t>
      </w:r>
      <w:r w:rsidR="00CC305B">
        <w:t>using the Ref SNP</w:t>
      </w:r>
      <w:r w:rsidR="0020078E">
        <w:t xml:space="preserve"> </w:t>
      </w:r>
      <w:r w:rsidR="00CC305B">
        <w:t>(</w:t>
      </w:r>
      <w:r w:rsidR="00CC305B" w:rsidRPr="00CC305B">
        <w:t>http://www.ncbi.nlm.nih.gov/variation/tools/1000genomes</w:t>
      </w:r>
      <w:r w:rsidR="00CC305B">
        <w:t>).</w:t>
      </w:r>
    </w:p>
    <w:p w14:paraId="5A1F3DBC" w14:textId="1A612807" w:rsidR="00CD66B5" w:rsidRDefault="0020078E" w:rsidP="0085093E">
      <w:pPr>
        <w:pStyle w:val="ListParagraph"/>
        <w:numPr>
          <w:ilvl w:val="0"/>
          <w:numId w:val="26"/>
        </w:numPr>
      </w:pPr>
      <w:r>
        <w:t xml:space="preserve">Record </w:t>
      </w:r>
      <w:r w:rsidR="00B43083">
        <w:t>p</w:t>
      </w:r>
      <w:r>
        <w:t xml:space="preserve">opulation </w:t>
      </w:r>
      <w:r w:rsidR="00B43083">
        <w:t>v</w:t>
      </w:r>
      <w:r>
        <w:t>alue which is the Minor Allele Frequency in the corresponding population code available in NCBI dbSNP</w:t>
      </w:r>
      <w:r w:rsidR="00D24AFE">
        <w:t xml:space="preserve"> in the format</w:t>
      </w:r>
      <w:r w:rsidR="00836620">
        <w:t>:</w:t>
      </w:r>
      <w:r>
        <w:t xml:space="preserve"> </w:t>
      </w:r>
    </w:p>
    <w:p w14:paraId="3263FCBD" w14:textId="5B62CC95" w:rsidR="004E21EF" w:rsidRDefault="00D24AFE" w:rsidP="00F21F02">
      <w:pPr>
        <w:pStyle w:val="ListParagraph"/>
        <w:numPr>
          <w:ilvl w:val="0"/>
          <w:numId w:val="33"/>
        </w:numPr>
      </w:pPr>
      <w:r>
        <w:t>[</w:t>
      </w:r>
      <w:r w:rsidR="00B43083">
        <w:t>Minor allele frequency value in</w:t>
      </w:r>
      <w:r>
        <w:t xml:space="preserve"> 4 decimal points]</w:t>
      </w:r>
      <w:r w:rsidR="00CD66B5" w:rsidDel="00CD66B5">
        <w:t xml:space="preserve"> </w:t>
      </w:r>
    </w:p>
    <w:tbl>
      <w:tblPr>
        <w:tblStyle w:val="TipTable"/>
        <w:tblpPr w:leftFromText="180" w:rightFromText="180" w:vertAnchor="text" w:horzAnchor="margin" w:tblpY="-44"/>
        <w:tblW w:w="5033" w:type="pct"/>
        <w:tblLook w:val="04A0" w:firstRow="1" w:lastRow="0" w:firstColumn="1" w:lastColumn="0" w:noHBand="0" w:noVBand="1"/>
      </w:tblPr>
      <w:tblGrid>
        <w:gridCol w:w="245"/>
        <w:gridCol w:w="8814"/>
      </w:tblGrid>
      <w:tr w:rsidR="00A63C9C" w14:paraId="66587080" w14:textId="77777777" w:rsidTr="00F21F02">
        <w:trPr>
          <w:trHeight w:hRule="exact" w:val="652"/>
        </w:trPr>
        <w:tc>
          <w:tcPr>
            <w:cnfStyle w:val="001000000000" w:firstRow="0" w:lastRow="0" w:firstColumn="1" w:lastColumn="0" w:oddVBand="0" w:evenVBand="0" w:oddHBand="0" w:evenHBand="0" w:firstRowFirstColumn="0" w:firstRowLastColumn="0" w:lastRowFirstColumn="0" w:lastRowLastColumn="0"/>
            <w:tcW w:w="135" w:type="pct"/>
          </w:tcPr>
          <w:p w14:paraId="02AE20F6" w14:textId="77777777" w:rsidR="00A63C9C" w:rsidRDefault="00A63C9C" w:rsidP="00A63C9C"/>
          <w:p w14:paraId="6D3333FD" w14:textId="77777777" w:rsidR="00A63C9C" w:rsidRDefault="00A63C9C" w:rsidP="00A63C9C"/>
          <w:p w14:paraId="605E5AB6" w14:textId="77777777" w:rsidR="00A63C9C" w:rsidRDefault="00A63C9C" w:rsidP="00A63C9C">
            <w:r>
              <w:rPr>
                <w:noProof/>
              </w:rPr>
              <mc:AlternateContent>
                <mc:Choice Requires="wpg">
                  <w:drawing>
                    <wp:anchor distT="0" distB="0" distL="114300" distR="114300" simplePos="0" relativeHeight="251695104" behindDoc="0" locked="0" layoutInCell="1" allowOverlap="1" wp14:anchorId="69E0D2DD" wp14:editId="7106457E">
                      <wp:simplePos x="0" y="0"/>
                      <wp:positionH relativeFrom="margin">
                        <wp:align>right</wp:align>
                      </wp:positionH>
                      <wp:positionV relativeFrom="margin">
                        <wp:align>top</wp:align>
                      </wp:positionV>
                      <wp:extent cx="141605" cy="141605"/>
                      <wp:effectExtent l="0" t="0" r="0" b="0"/>
                      <wp:wrapSquare wrapText="bothSides"/>
                      <wp:docPr id="1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32"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33"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0F5CDB04" id="Group 5" o:spid="_x0000_s1026" style="position:absolute;margin-left:-40.05pt;margin-top:0;width:11.15pt;height:11.15pt;z-index:25169510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JYgQ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1ECAD4F5" w14:textId="1AA64579" w:rsidR="00A63C9C" w:rsidRDefault="00A63C9C" w:rsidP="00F21F02">
            <w:pPr>
              <w:pStyle w:val="TipText"/>
              <w:cnfStyle w:val="000000000000" w:firstRow="0" w:lastRow="0" w:firstColumn="0" w:lastColumn="0" w:oddVBand="0" w:evenVBand="0" w:oddHBand="0" w:evenHBand="0" w:firstRowFirstColumn="0" w:firstRowLastColumn="0" w:lastRowFirstColumn="0" w:lastRowLastColumn="0"/>
            </w:pPr>
            <w:r>
              <w:t>Only numbers are allowed</w:t>
            </w:r>
            <w:r w:rsidR="00D24AFE">
              <w:t xml:space="preserve">, </w:t>
            </w:r>
            <w:r w:rsidR="00B43083">
              <w:t>must be in</w:t>
            </w:r>
            <w:r w:rsidR="00D24AFE">
              <w:t xml:space="preserve"> 4 decimal points </w:t>
            </w:r>
            <w:r w:rsidR="00836620">
              <w:t>e.g. 0.0232</w:t>
            </w:r>
            <w:r w:rsidR="00641395">
              <w:t xml:space="preserve">. Use the population input method at </w:t>
            </w:r>
            <w:r w:rsidR="00641395" w:rsidRPr="00F21F02">
              <w:t>http://geneup.com/jsf/admin/uploadDetail.jsf</w:t>
            </w:r>
            <w:r w:rsidR="00641395">
              <w:t xml:space="preserve"> </w:t>
            </w:r>
            <w:r w:rsidR="005E73AC">
              <w:t xml:space="preserve">to upload MAF values for all </w:t>
            </w:r>
            <w:r w:rsidR="00641395">
              <w:t>variants.</w:t>
            </w:r>
          </w:p>
        </w:tc>
      </w:tr>
    </w:tbl>
    <w:p w14:paraId="64B2B6C1" w14:textId="3A085250" w:rsidR="00EF2B0E" w:rsidRDefault="005239CB" w:rsidP="0085093E">
      <w:pPr>
        <w:pStyle w:val="ListParagraph"/>
        <w:numPr>
          <w:ilvl w:val="0"/>
          <w:numId w:val="26"/>
        </w:numPr>
      </w:pPr>
      <w:r w:rsidRPr="00D51DA5">
        <w:t>Record</w:t>
      </w:r>
      <w:r>
        <w:t xml:space="preserve"> </w:t>
      </w:r>
      <w:proofErr w:type="gramStart"/>
      <w:r w:rsidR="00B43083">
        <w:t>s</w:t>
      </w:r>
      <w:r>
        <w:t>ource which</w:t>
      </w:r>
      <w:proofErr w:type="gramEnd"/>
      <w:r>
        <w:t xml:space="preserve"> is where the population value is obtai</w:t>
      </w:r>
      <w:r w:rsidR="00935FBB">
        <w:t xml:space="preserve">ned </w:t>
      </w:r>
      <w:r w:rsidR="00EF2B0E">
        <w:t>from</w:t>
      </w:r>
      <w:r w:rsidR="00D24AFE">
        <w:t xml:space="preserve"> in</w:t>
      </w:r>
      <w:r w:rsidR="00EF2B0E">
        <w:t xml:space="preserve"> 1000 Genome</w:t>
      </w:r>
      <w:r w:rsidR="00935FBB">
        <w:t>.</w:t>
      </w:r>
    </w:p>
    <w:p w14:paraId="13F0DE5D" w14:textId="518F78F8" w:rsidR="00CF481B" w:rsidRPr="00CF481B" w:rsidRDefault="00CF481B" w:rsidP="00CF481B">
      <w:pPr>
        <w:rPr>
          <w:b/>
        </w:rPr>
      </w:pPr>
      <w:r>
        <w:rPr>
          <w:b/>
        </w:rPr>
        <w:t>Drug Gene Rules: Genotype</w:t>
      </w:r>
    </w:p>
    <w:p w14:paraId="231100A5" w14:textId="697A6476" w:rsidR="00145E71" w:rsidRDefault="00145E71" w:rsidP="0085093E">
      <w:pPr>
        <w:pStyle w:val="ListParagraph"/>
        <w:numPr>
          <w:ilvl w:val="0"/>
          <w:numId w:val="27"/>
        </w:numPr>
      </w:pPr>
      <w:r>
        <w:lastRenderedPageBreak/>
        <w:t xml:space="preserve">Go to </w:t>
      </w:r>
      <w:r w:rsidR="008B6D65">
        <w:t>d</w:t>
      </w:r>
      <w:r>
        <w:t xml:space="preserve">rug </w:t>
      </w:r>
      <w:r w:rsidR="008B6D65">
        <w:t>g</w:t>
      </w:r>
      <w:r>
        <w:t xml:space="preserve">ene </w:t>
      </w:r>
      <w:r w:rsidR="008B6D65">
        <w:t>r</w:t>
      </w:r>
      <w:r>
        <w:t>ules under the P</w:t>
      </w:r>
      <w:r w:rsidRPr="000F3FEC">
        <w:t xml:space="preserve">harmacogenetics </w:t>
      </w:r>
      <w:r>
        <w:t xml:space="preserve">module in </w:t>
      </w:r>
      <w:r w:rsidR="00B43083">
        <w:t>iCMDB</w:t>
      </w:r>
      <w:r w:rsidR="00B43083" w:rsidRPr="00E87641">
        <w:rPr>
          <w:vertAlign w:val="superscript"/>
        </w:rPr>
        <w:t>TM</w:t>
      </w:r>
      <w:r>
        <w:t xml:space="preserve"> backend database. </w:t>
      </w:r>
    </w:p>
    <w:p w14:paraId="7419599C" w14:textId="6BCC3B73" w:rsidR="00EF2B0E" w:rsidRDefault="00145E71" w:rsidP="0085093E">
      <w:pPr>
        <w:pStyle w:val="ListParagraph"/>
        <w:numPr>
          <w:ilvl w:val="0"/>
          <w:numId w:val="27"/>
        </w:numPr>
      </w:pPr>
      <w:r>
        <w:t>Click “Add New” under Search for Genotype to input in the details for the genotype.</w:t>
      </w:r>
    </w:p>
    <w:p w14:paraId="0F9C165F" w14:textId="4A584F84" w:rsidR="00836620" w:rsidRDefault="00145E71" w:rsidP="0085093E">
      <w:pPr>
        <w:pStyle w:val="ListParagraph"/>
        <w:numPr>
          <w:ilvl w:val="0"/>
          <w:numId w:val="27"/>
        </w:numPr>
      </w:pPr>
      <w:r>
        <w:t xml:space="preserve">Record Genotype, select the associated gene and input the genotype of individuals using </w:t>
      </w:r>
      <w:r w:rsidR="00BF6C2E">
        <w:t>either</w:t>
      </w:r>
      <w:r w:rsidR="00242F75">
        <w:t xml:space="preserve"> </w:t>
      </w:r>
      <w:r>
        <w:t>format</w:t>
      </w:r>
      <w:r w:rsidR="00BF6C2E">
        <w:t>s</w:t>
      </w:r>
      <w:r w:rsidR="00ED7A7C">
        <w:t>:</w:t>
      </w:r>
    </w:p>
    <w:p w14:paraId="235FD49A" w14:textId="63F5ABD3" w:rsidR="00836620" w:rsidRPr="00ED7A7C" w:rsidDel="00ED7A7C" w:rsidRDefault="009E1BE2" w:rsidP="00F21F02">
      <w:pPr>
        <w:pStyle w:val="ListParagraph"/>
        <w:numPr>
          <w:ilvl w:val="0"/>
          <w:numId w:val="31"/>
        </w:numPr>
      </w:pPr>
      <w:r>
        <w:t>[</w:t>
      </w:r>
      <w:proofErr w:type="gramStart"/>
      <w:r>
        <w:t>g</w:t>
      </w:r>
      <w:r w:rsidR="008D16C0">
        <w:t>ene</w:t>
      </w:r>
      <w:proofErr w:type="gramEnd"/>
      <w:r w:rsidR="00275729">
        <w:t>]</w:t>
      </w:r>
      <w:r w:rsidR="003B0FAA">
        <w:t>[</w:t>
      </w:r>
      <w:r w:rsidR="008D16C0">
        <w:t>*[</w:t>
      </w:r>
      <w:proofErr w:type="gramStart"/>
      <w:r>
        <w:t>a</w:t>
      </w:r>
      <w:r w:rsidR="00275729">
        <w:t>llele</w:t>
      </w:r>
      <w:proofErr w:type="gramEnd"/>
      <w:r w:rsidR="008D16C0">
        <w:t>]/*[</w:t>
      </w:r>
      <w:r w:rsidR="00275729">
        <w:t>allele</w:t>
      </w:r>
      <w:r>
        <w:t>] or [g</w:t>
      </w:r>
      <w:r w:rsidR="00C725E8">
        <w:t>ene</w:t>
      </w:r>
      <w:r w:rsidR="00275729">
        <w:t xml:space="preserve">] </w:t>
      </w:r>
      <w:r>
        <w:t>[g</w:t>
      </w:r>
      <w:r w:rsidR="008D16C0">
        <w:t>enotype</w:t>
      </w:r>
      <w:r w:rsidR="00275729">
        <w:t>]</w:t>
      </w:r>
      <w:r>
        <w:t>[r</w:t>
      </w:r>
      <w:r w:rsidR="008D16C0">
        <w:t>ef SNP]</w:t>
      </w:r>
    </w:p>
    <w:tbl>
      <w:tblPr>
        <w:tblStyle w:val="TipTable"/>
        <w:tblpPr w:leftFromText="180" w:rightFromText="180" w:vertAnchor="text" w:horzAnchor="margin" w:tblpY="-44"/>
        <w:tblW w:w="5000" w:type="pct"/>
        <w:tblLook w:val="04A0" w:firstRow="1" w:lastRow="0" w:firstColumn="1" w:lastColumn="0" w:noHBand="0" w:noVBand="1"/>
      </w:tblPr>
      <w:tblGrid>
        <w:gridCol w:w="243"/>
        <w:gridCol w:w="8757"/>
      </w:tblGrid>
      <w:tr w:rsidR="00836620" w14:paraId="4B4B41E3" w14:textId="77777777" w:rsidTr="00794048">
        <w:trPr>
          <w:trHeight w:hRule="exact" w:val="439"/>
        </w:trPr>
        <w:tc>
          <w:tcPr>
            <w:cnfStyle w:val="001000000000" w:firstRow="0" w:lastRow="0" w:firstColumn="1" w:lastColumn="0" w:oddVBand="0" w:evenVBand="0" w:oddHBand="0" w:evenHBand="0" w:firstRowFirstColumn="0" w:firstRowLastColumn="0" w:lastRowFirstColumn="0" w:lastRowLastColumn="0"/>
            <w:tcW w:w="135" w:type="pct"/>
          </w:tcPr>
          <w:p w14:paraId="2E6BEFFD" w14:textId="77777777" w:rsidR="00836620" w:rsidRDefault="00836620" w:rsidP="00794048"/>
          <w:p w14:paraId="7DE280CB" w14:textId="77777777" w:rsidR="00836620" w:rsidRDefault="00836620" w:rsidP="00794048"/>
          <w:p w14:paraId="7573DB50" w14:textId="77777777" w:rsidR="00836620" w:rsidRDefault="00836620" w:rsidP="00794048">
            <w:r>
              <w:rPr>
                <w:noProof/>
              </w:rPr>
              <mc:AlternateContent>
                <mc:Choice Requires="wpg">
                  <w:drawing>
                    <wp:anchor distT="0" distB="0" distL="114300" distR="114300" simplePos="0" relativeHeight="251709440" behindDoc="0" locked="0" layoutInCell="1" allowOverlap="1" wp14:anchorId="212B6C2C" wp14:editId="19E18B22">
                      <wp:simplePos x="0" y="0"/>
                      <wp:positionH relativeFrom="margin">
                        <wp:align>right</wp:align>
                      </wp:positionH>
                      <wp:positionV relativeFrom="margin">
                        <wp:align>top</wp:align>
                      </wp:positionV>
                      <wp:extent cx="141605" cy="141605"/>
                      <wp:effectExtent l="0" t="0" r="0" b="0"/>
                      <wp:wrapSquare wrapText="bothSides"/>
                      <wp:docPr id="15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57"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58"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8ED33C9" id="Group 5" o:spid="_x0000_s1026" style="position:absolute;margin-left:-40.05pt;margin-top:0;width:11.15pt;height:11.15pt;z-index:251709440;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X+gAgAAFIoAAAOAAAAZHJzL2Uyb0RvYy54bWzcWtuOo0gSfV9p/wHxONK2i7ux2t1q9U0r&#10;zey2Zmo+gMLYRouBBapcPV8/JzITHK52QE6PNA9TD2VsDkGcE5GRkQm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78B177BB" w14:textId="796A7FAC" w:rsidR="00836620" w:rsidRDefault="00836620" w:rsidP="00794048">
            <w:pPr>
              <w:pStyle w:val="TipText"/>
              <w:cnfStyle w:val="000000000000" w:firstRow="0" w:lastRow="0" w:firstColumn="0" w:lastColumn="0" w:oddVBand="0" w:evenVBand="0" w:oddHBand="0" w:evenHBand="0" w:firstRowFirstColumn="0" w:firstRowLastColumn="0" w:lastRowFirstColumn="0" w:lastRowLastColumn="0"/>
            </w:pPr>
            <w:proofErr w:type="gramStart"/>
            <w:r w:rsidRPr="00E87641">
              <w:t>e</w:t>
            </w:r>
            <w:proofErr w:type="gramEnd"/>
            <w:r w:rsidRPr="00E87641">
              <w:t>.g. CYP2C9*1/*2</w:t>
            </w:r>
            <w:r w:rsidR="00275729">
              <w:t xml:space="preserve"> (no spacing in between)</w:t>
            </w:r>
            <w:r w:rsidRPr="00E87641">
              <w:t xml:space="preserve"> or CYP2C9 TT(rs1799853)</w:t>
            </w:r>
            <w:r w:rsidR="00275729">
              <w:t xml:space="preserve"> (one spacing between gene name and genotype)</w:t>
            </w:r>
          </w:p>
        </w:tc>
      </w:tr>
    </w:tbl>
    <w:p w14:paraId="15119960" w14:textId="62CDB17D" w:rsidR="00145E71" w:rsidRPr="00ED7A7C" w:rsidRDefault="00145E71" w:rsidP="00F21F02">
      <w:pPr>
        <w:pStyle w:val="ListParagraph"/>
        <w:ind w:left="360"/>
      </w:pPr>
    </w:p>
    <w:p w14:paraId="1A12C1F4" w14:textId="288C0CDE" w:rsidR="005239CB" w:rsidRDefault="00264165" w:rsidP="0085093E">
      <w:pPr>
        <w:pStyle w:val="ListParagraph"/>
        <w:numPr>
          <w:ilvl w:val="0"/>
          <w:numId w:val="27"/>
        </w:numPr>
      </w:pPr>
      <w:r>
        <w:t>Select the appropriate genetic variants which the genotype is/are linked to and click “</w:t>
      </w:r>
      <w:r>
        <w:sym w:font="Wingdings" w:char="F0E0"/>
      </w:r>
      <w:r w:rsidR="001D252E">
        <w:t xml:space="preserve"> </w:t>
      </w:r>
      <w:r w:rsidR="00A63C9C">
        <w:t>Add “</w:t>
      </w:r>
    </w:p>
    <w:p w14:paraId="34DEBEB4" w14:textId="7CE49B9A" w:rsidR="00A90828" w:rsidRDefault="00264165">
      <w:pPr>
        <w:pStyle w:val="ListParagraph"/>
        <w:numPr>
          <w:ilvl w:val="0"/>
          <w:numId w:val="27"/>
        </w:numPr>
      </w:pPr>
      <w:r>
        <w:t xml:space="preserve">Record the </w:t>
      </w:r>
      <w:r w:rsidR="008B6D65">
        <w:t>p</w:t>
      </w:r>
      <w:r>
        <w:t xml:space="preserve">opulation </w:t>
      </w:r>
      <w:r w:rsidR="008B6D65">
        <w:t>d</w:t>
      </w:r>
      <w:r>
        <w:t xml:space="preserve">istribution </w:t>
      </w:r>
      <w:proofErr w:type="gramStart"/>
      <w:r>
        <w:t>which</w:t>
      </w:r>
      <w:proofErr w:type="gramEnd"/>
      <w:r>
        <w:t xml:space="preserve"> describes the frequency of the allele</w:t>
      </w:r>
      <w:r w:rsidR="009A06C3">
        <w:t>s</w:t>
      </w:r>
      <w:r w:rsidR="00A63C9C">
        <w:t xml:space="preserve"> </w:t>
      </w:r>
      <w:r>
        <w:t>associated with the genotype</w:t>
      </w:r>
      <w:r w:rsidR="000F121E">
        <w:t xml:space="preserve">. Record this field when the </w:t>
      </w:r>
      <w:r w:rsidR="00A90828">
        <w:t>allele</w:t>
      </w:r>
      <w:r w:rsidR="000F121E">
        <w:t xml:space="preserve"> consists of more than one cds syntax or when </w:t>
      </w:r>
      <w:r w:rsidR="001079EB">
        <w:t xml:space="preserve">recent </w:t>
      </w:r>
      <w:r w:rsidR="000F121E">
        <w:t xml:space="preserve">specific population </w:t>
      </w:r>
      <w:proofErr w:type="gramStart"/>
      <w:r w:rsidR="000F121E">
        <w:t>study in Southeast Asia are</w:t>
      </w:r>
      <w:proofErr w:type="gramEnd"/>
      <w:r w:rsidR="000F121E">
        <w:t xml:space="preserve"> mentioned in papers during research. Be careful to check whether </w:t>
      </w:r>
      <w:r w:rsidR="001079EB">
        <w:t>the population study is recent and not outdated</w:t>
      </w:r>
      <w:r w:rsidR="000F121E">
        <w:t>.</w:t>
      </w:r>
      <w:r w:rsidR="00751509">
        <w:t xml:space="preserve"> </w:t>
      </w:r>
    </w:p>
    <w:p w14:paraId="57BA9BE3" w14:textId="51E40D4A" w:rsidR="00BF6C2E" w:rsidRDefault="001079EB" w:rsidP="00F21F02">
      <w:pPr>
        <w:pStyle w:val="ListParagraph"/>
        <w:ind w:left="360"/>
      </w:pPr>
      <w:r>
        <w:t>U</w:t>
      </w:r>
      <w:r w:rsidR="005D77D5">
        <w:t>s</w:t>
      </w:r>
      <w:r>
        <w:t>e</w:t>
      </w:r>
      <w:r w:rsidR="00BF6C2E">
        <w:t xml:space="preserve"> the following format:</w:t>
      </w:r>
    </w:p>
    <w:p w14:paraId="0FEB64CE" w14:textId="37CD8404" w:rsidR="00AB04BC" w:rsidRDefault="001079EB" w:rsidP="00F21F02">
      <w:pPr>
        <w:pStyle w:val="ListParagraph"/>
        <w:numPr>
          <w:ilvl w:val="0"/>
          <w:numId w:val="31"/>
        </w:numPr>
      </w:pPr>
      <w:r>
        <w:t xml:space="preserve">In [x population], </w:t>
      </w:r>
      <w:r w:rsidR="009E1BE2">
        <w:t>[g</w:t>
      </w:r>
      <w:r w:rsidR="00836620">
        <w:t>enotype] allele/geno</w:t>
      </w:r>
      <w:r w:rsidR="00695FBD">
        <w:t xml:space="preserve">type frequency </w:t>
      </w:r>
      <w:r w:rsidR="0060366C">
        <w:t>is</w:t>
      </w:r>
      <w:r w:rsidR="00836620">
        <w:t xml:space="preserve"> </w:t>
      </w:r>
      <w:r>
        <w:t>[x</w:t>
      </w:r>
      <w:r w:rsidR="005005AF">
        <w:t>%] [</w:t>
      </w:r>
      <w:r w:rsidR="00462E67">
        <w:t>N=x</w:t>
      </w:r>
      <w:r>
        <w:t>]</w:t>
      </w:r>
      <w:r w:rsidR="002370A8">
        <w:t xml:space="preserve"> [reference]</w:t>
      </w:r>
      <w:r w:rsidR="00695FBD">
        <w:t xml:space="preserve"> </w:t>
      </w:r>
    </w:p>
    <w:tbl>
      <w:tblPr>
        <w:tblStyle w:val="TipTable"/>
        <w:tblpPr w:leftFromText="180" w:rightFromText="180" w:vertAnchor="text" w:horzAnchor="margin" w:tblpY="-44"/>
        <w:tblW w:w="5000" w:type="pct"/>
        <w:tblLook w:val="04A0" w:firstRow="1" w:lastRow="0" w:firstColumn="1" w:lastColumn="0" w:noHBand="0" w:noVBand="1"/>
      </w:tblPr>
      <w:tblGrid>
        <w:gridCol w:w="241"/>
        <w:gridCol w:w="8759"/>
      </w:tblGrid>
      <w:tr w:rsidR="00AB04BC" w14:paraId="688629C4" w14:textId="77777777" w:rsidTr="00F21F02">
        <w:trPr>
          <w:trHeight w:hRule="exact" w:val="1128"/>
        </w:trPr>
        <w:tc>
          <w:tcPr>
            <w:cnfStyle w:val="001000000000" w:firstRow="0" w:lastRow="0" w:firstColumn="1" w:lastColumn="0" w:oddVBand="0" w:evenVBand="0" w:oddHBand="0" w:evenHBand="0" w:firstRowFirstColumn="0" w:firstRowLastColumn="0" w:lastRowFirstColumn="0" w:lastRowLastColumn="0"/>
            <w:tcW w:w="134" w:type="pct"/>
          </w:tcPr>
          <w:p w14:paraId="5486FD9D" w14:textId="77777777" w:rsidR="00AB04BC" w:rsidRDefault="00AB04BC" w:rsidP="00794048"/>
          <w:p w14:paraId="59BC5483" w14:textId="77777777" w:rsidR="00AB04BC" w:rsidRDefault="00AB04BC" w:rsidP="00794048"/>
          <w:p w14:paraId="290315AF" w14:textId="77777777" w:rsidR="00AB04BC" w:rsidRDefault="00AB04BC" w:rsidP="00794048">
            <w:r>
              <w:rPr>
                <w:noProof/>
              </w:rPr>
              <mc:AlternateContent>
                <mc:Choice Requires="wpg">
                  <w:drawing>
                    <wp:anchor distT="0" distB="0" distL="114300" distR="114300" simplePos="0" relativeHeight="251705344" behindDoc="0" locked="0" layoutInCell="1" allowOverlap="1" wp14:anchorId="7DFD351E" wp14:editId="75EBB5D5">
                      <wp:simplePos x="0" y="0"/>
                      <wp:positionH relativeFrom="margin">
                        <wp:align>right</wp:align>
                      </wp:positionH>
                      <wp:positionV relativeFrom="margin">
                        <wp:align>top</wp:align>
                      </wp:positionV>
                      <wp:extent cx="141605" cy="141605"/>
                      <wp:effectExtent l="0" t="0" r="0" b="0"/>
                      <wp:wrapSquare wrapText="bothSides"/>
                      <wp:docPr id="1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47"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48"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E528CEE" id="Group 5" o:spid="_x0000_s1026" style="position:absolute;margin-left:-40.05pt;margin-top:0;width:11.15pt;height:11.15pt;z-index:25170534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MtfwgAAFIoAAAOAAAAZHJzL2Uyb0RvYy54bWzcWtuOo0gSfV9p/wHxONK2i7ux2t1q9U0r&#10;zey2Zmo+gMLYRouBBapcPV8/JzITHK52QE6PNA9TD2VsDkGcE5GRkQm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6" w:type="pct"/>
          </w:tcPr>
          <w:p w14:paraId="7663AA38" w14:textId="3D7960F7" w:rsidR="00AB04BC" w:rsidRDefault="005005AF" w:rsidP="00405AA5">
            <w:pPr>
              <w:pStyle w:val="TipText"/>
              <w:cnfStyle w:val="000000000000" w:firstRow="0" w:lastRow="0" w:firstColumn="0" w:lastColumn="0" w:oddVBand="0" w:evenVBand="0" w:oddHBand="0" w:evenHBand="0" w:firstRowFirstColumn="0" w:firstRowLastColumn="0" w:lastRowFirstColumn="0" w:lastRowLastColumn="0"/>
            </w:pPr>
            <w:r>
              <w:t xml:space="preserve">Use </w:t>
            </w:r>
            <w:r w:rsidRPr="00ED7199">
              <w:rPr>
                <w:b/>
              </w:rPr>
              <w:t>N</w:t>
            </w:r>
            <w:r>
              <w:t xml:space="preserve"> when representing numbers of subjects,</w:t>
            </w:r>
            <w:r w:rsidRPr="00ED7199">
              <w:rPr>
                <w:b/>
              </w:rPr>
              <w:t xml:space="preserve"> vs</w:t>
            </w:r>
            <w:r>
              <w:t xml:space="preserve"> when comparing between the values and </w:t>
            </w:r>
            <w:r w:rsidR="00EB2521">
              <w:rPr>
                <w:b/>
              </w:rPr>
              <w:t>P</w:t>
            </w:r>
            <w:r>
              <w:t xml:space="preserve"> when indicating p-value. When using</w:t>
            </w:r>
            <w:r w:rsidRPr="00F21F02">
              <w:rPr>
                <w:b/>
              </w:rPr>
              <w:t xml:space="preserve"> </w:t>
            </w:r>
            <w:r w:rsidRPr="00405AA5">
              <w:rPr>
                <w:b/>
              </w:rPr>
              <w:t>vs</w:t>
            </w:r>
            <w:r w:rsidRPr="00F21F02">
              <w:t>,</w:t>
            </w:r>
            <w:r w:rsidRPr="00405AA5">
              <w:t xml:space="preserve"> </w:t>
            </w:r>
            <w:r>
              <w:t>the sequence must be according to the description respectively</w:t>
            </w:r>
            <w:r w:rsidR="00FE67D9">
              <w:t>, e.g.</w:t>
            </w:r>
            <w:r>
              <w:t xml:space="preserve"> Chinese </w:t>
            </w:r>
            <w:r w:rsidR="00751509">
              <w:t>lower compared to</w:t>
            </w:r>
            <w:r>
              <w:t xml:space="preserve"> Caucasian correspondingly Chinese value vs Caucasian value. </w:t>
            </w:r>
            <w:r w:rsidR="00F81CBF">
              <w:t xml:space="preserve">Genotype format similar to Drug Gene </w:t>
            </w:r>
            <w:r w:rsidR="0080293B">
              <w:t>Rules: Genotype</w:t>
            </w:r>
            <w:r w:rsidR="00F81CBF">
              <w:t xml:space="preserve"> No.3. </w:t>
            </w:r>
            <w:r w:rsidR="00AB04BC">
              <w:t>If there is no available information, key in NA.</w:t>
            </w:r>
          </w:p>
        </w:tc>
      </w:tr>
    </w:tbl>
    <w:p w14:paraId="092A9E67" w14:textId="42F0FFD6" w:rsidR="00405AA5" w:rsidRDefault="00405AA5" w:rsidP="00F21F02"/>
    <w:p w14:paraId="6167AB39" w14:textId="63A646B8" w:rsidR="005D77D5" w:rsidRDefault="00405AA5" w:rsidP="0085093E">
      <w:pPr>
        <w:pStyle w:val="ListParagraph"/>
        <w:numPr>
          <w:ilvl w:val="0"/>
          <w:numId w:val="27"/>
        </w:numPr>
      </w:pPr>
      <w:r>
        <w:t xml:space="preserve">Record </w:t>
      </w:r>
      <w:r w:rsidR="009A06C3">
        <w:t xml:space="preserve">the </w:t>
      </w:r>
      <w:r w:rsidR="008B6D65">
        <w:t>r</w:t>
      </w:r>
      <w:r w:rsidR="009A06C3" w:rsidRPr="009A06C3">
        <w:t>eference for population distribution</w:t>
      </w:r>
      <w:r w:rsidR="009A06C3">
        <w:t xml:space="preserve">, using the reference ID if it has been recorded before in </w:t>
      </w:r>
      <w:r w:rsidR="00B43083">
        <w:t>iCMDB</w:t>
      </w:r>
      <w:r w:rsidR="00B43083" w:rsidRPr="00E87641">
        <w:rPr>
          <w:vertAlign w:val="superscript"/>
        </w:rPr>
        <w:t>TM</w:t>
      </w:r>
      <w:r w:rsidR="009A06C3">
        <w:t xml:space="preserve"> </w:t>
      </w:r>
      <w:r w:rsidR="008B6D65">
        <w:t>in</w:t>
      </w:r>
      <w:r w:rsidR="005D77D5">
        <w:t xml:space="preserve"> the following format:</w:t>
      </w:r>
    </w:p>
    <w:p w14:paraId="446D9678" w14:textId="25F17E1F" w:rsidR="00836620" w:rsidRDefault="005D77D5" w:rsidP="00F21F02">
      <w:pPr>
        <w:pStyle w:val="ListParagraph"/>
        <w:numPr>
          <w:ilvl w:val="0"/>
          <w:numId w:val="32"/>
        </w:numPr>
      </w:pPr>
      <w:r>
        <w:t>[</w:t>
      </w:r>
      <w:proofErr w:type="gramStart"/>
      <w:r>
        <w:t>reference</w:t>
      </w:r>
      <w:proofErr w:type="gramEnd"/>
      <w:r>
        <w:t xml:space="preserve"> ID</w:t>
      </w:r>
      <w:r w:rsidR="0080293B">
        <w:t>],[</w:t>
      </w:r>
      <w:r w:rsidRPr="005D77D5">
        <w:t xml:space="preserve"> </w:t>
      </w:r>
      <w:r>
        <w:t>reference ID],[reference ID] separat</w:t>
      </w:r>
      <w:r w:rsidR="00B87468">
        <w:t>ed by commas without any spaces</w:t>
      </w:r>
    </w:p>
    <w:tbl>
      <w:tblPr>
        <w:tblStyle w:val="TipTable"/>
        <w:tblpPr w:leftFromText="180" w:rightFromText="180" w:vertAnchor="text" w:horzAnchor="margin" w:tblpY="-44"/>
        <w:tblW w:w="5016" w:type="pct"/>
        <w:tblLook w:val="04A0" w:firstRow="1" w:lastRow="0" w:firstColumn="1" w:lastColumn="0" w:noHBand="0" w:noVBand="1"/>
      </w:tblPr>
      <w:tblGrid>
        <w:gridCol w:w="244"/>
        <w:gridCol w:w="8785"/>
      </w:tblGrid>
      <w:tr w:rsidR="00836620" w14:paraId="6C5F92B5" w14:textId="77777777" w:rsidTr="00F21F02">
        <w:trPr>
          <w:trHeight w:hRule="exact" w:val="591"/>
        </w:trPr>
        <w:tc>
          <w:tcPr>
            <w:cnfStyle w:val="001000000000" w:firstRow="0" w:lastRow="0" w:firstColumn="1" w:lastColumn="0" w:oddVBand="0" w:evenVBand="0" w:oddHBand="0" w:evenHBand="0" w:firstRowFirstColumn="0" w:firstRowLastColumn="0" w:lastRowFirstColumn="0" w:lastRowLastColumn="0"/>
            <w:tcW w:w="135" w:type="pct"/>
          </w:tcPr>
          <w:p w14:paraId="3B324858" w14:textId="77777777" w:rsidR="00836620" w:rsidRDefault="00836620" w:rsidP="00794048"/>
          <w:p w14:paraId="130E2E24" w14:textId="77777777" w:rsidR="00836620" w:rsidRDefault="00836620" w:rsidP="00794048"/>
          <w:p w14:paraId="220CCA36" w14:textId="77777777" w:rsidR="00836620" w:rsidRDefault="00836620" w:rsidP="00794048">
            <w:r>
              <w:rPr>
                <w:noProof/>
              </w:rPr>
              <mc:AlternateContent>
                <mc:Choice Requires="wpg">
                  <w:drawing>
                    <wp:anchor distT="0" distB="0" distL="114300" distR="114300" simplePos="0" relativeHeight="251707392" behindDoc="0" locked="0" layoutInCell="1" allowOverlap="1" wp14:anchorId="298C089D" wp14:editId="7C33475F">
                      <wp:simplePos x="0" y="0"/>
                      <wp:positionH relativeFrom="margin">
                        <wp:align>right</wp:align>
                      </wp:positionH>
                      <wp:positionV relativeFrom="margin">
                        <wp:align>top</wp:align>
                      </wp:positionV>
                      <wp:extent cx="141605" cy="141605"/>
                      <wp:effectExtent l="0" t="0" r="0" b="0"/>
                      <wp:wrapSquare wrapText="bothSides"/>
                      <wp:docPr id="15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54"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55"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3B52E4B9" id="Group 5" o:spid="_x0000_s1026" style="position:absolute;margin-left:-40.05pt;margin-top:0;width:11.15pt;height:11.15pt;z-index:251707392;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5FB636C2" w14:textId="2C54552C" w:rsidR="00836620" w:rsidRDefault="00836620" w:rsidP="00794048">
            <w:pPr>
              <w:pStyle w:val="TipText"/>
              <w:cnfStyle w:val="000000000000" w:firstRow="0" w:lastRow="0" w:firstColumn="0" w:lastColumn="0" w:oddVBand="0" w:evenVBand="0" w:oddHBand="0" w:evenHBand="0" w:firstRowFirstColumn="0" w:firstRowLastColumn="0" w:lastRowFirstColumn="0" w:lastRowLastColumn="0"/>
            </w:pPr>
            <w:r>
              <w:t>If the reference is new to the database, refer to SOP 1.4 Reference module to input the reference. If there is no available information, key in NA.</w:t>
            </w:r>
          </w:p>
        </w:tc>
      </w:tr>
    </w:tbl>
    <w:p w14:paraId="15A2E7BD" w14:textId="659BF4B9" w:rsidR="00797F52" w:rsidRPr="00797F52" w:rsidRDefault="00BA331D" w:rsidP="00F21F02">
      <w:pPr>
        <w:pStyle w:val="ListParagraph"/>
        <w:numPr>
          <w:ilvl w:val="0"/>
          <w:numId w:val="27"/>
        </w:numPr>
      </w:pPr>
      <w:r>
        <w:t xml:space="preserve">Click “Save” on the bottom of the webpage to ensure that all data inputted is recorded in </w:t>
      </w:r>
      <w:r w:rsidR="00B43083">
        <w:t>iCMDB</w:t>
      </w:r>
      <w:r w:rsidR="00B43083" w:rsidRPr="00E87641">
        <w:rPr>
          <w:vertAlign w:val="superscript"/>
        </w:rPr>
        <w:t>TM</w:t>
      </w:r>
      <w:r>
        <w:t>.</w:t>
      </w:r>
    </w:p>
    <w:p w14:paraId="3A44A45A" w14:textId="77777777" w:rsidR="00405AA5" w:rsidRDefault="00405AA5" w:rsidP="00CF481B">
      <w:pPr>
        <w:pStyle w:val="ListParagraph"/>
        <w:ind w:left="360"/>
        <w:rPr>
          <w:b/>
        </w:rPr>
      </w:pPr>
    </w:p>
    <w:p w14:paraId="3C2BEA43" w14:textId="2B083A92" w:rsidR="00CF481B" w:rsidRPr="00CF481B" w:rsidRDefault="00CF481B" w:rsidP="00CF481B">
      <w:pPr>
        <w:pStyle w:val="ListParagraph"/>
        <w:ind w:left="360"/>
        <w:rPr>
          <w:b/>
        </w:rPr>
      </w:pPr>
      <w:r w:rsidRPr="00CF481B">
        <w:rPr>
          <w:b/>
        </w:rPr>
        <w:t xml:space="preserve">Drug Gene Rules: </w:t>
      </w:r>
      <w:r w:rsidR="0080293B" w:rsidRPr="0080293B">
        <w:rPr>
          <w:b/>
        </w:rPr>
        <w:t>Drug-Gene rule</w:t>
      </w:r>
      <w:r w:rsidR="0080293B" w:rsidRPr="0080293B" w:rsidDel="0080293B">
        <w:rPr>
          <w:b/>
        </w:rPr>
        <w:t xml:space="preserve"> </w:t>
      </w:r>
    </w:p>
    <w:p w14:paraId="2501BF0B" w14:textId="77777777" w:rsidR="00CF481B" w:rsidRDefault="00CF481B" w:rsidP="00CF481B">
      <w:pPr>
        <w:pStyle w:val="ListParagraph"/>
        <w:ind w:left="360"/>
      </w:pPr>
    </w:p>
    <w:p w14:paraId="69C7DB28" w14:textId="593A8998" w:rsidR="009A06C3" w:rsidRPr="0080293B" w:rsidRDefault="00BA331D" w:rsidP="0085093E">
      <w:pPr>
        <w:pStyle w:val="ListParagraph"/>
        <w:numPr>
          <w:ilvl w:val="0"/>
          <w:numId w:val="28"/>
        </w:numPr>
      </w:pPr>
      <w:r w:rsidRPr="0080293B">
        <w:t>Click “Add Drug-Gene Rule” under the Genotype to add associated drug interactions that relate to the particular genotype.</w:t>
      </w:r>
    </w:p>
    <w:p w14:paraId="28EDC663" w14:textId="7D5203B7" w:rsidR="0061115B" w:rsidRDefault="000B5BF5" w:rsidP="0085093E">
      <w:pPr>
        <w:pStyle w:val="ListParagraph"/>
        <w:numPr>
          <w:ilvl w:val="0"/>
          <w:numId w:val="28"/>
        </w:numPr>
      </w:pPr>
      <w:r>
        <w:t xml:space="preserve">Select the </w:t>
      </w:r>
      <w:r w:rsidR="008B6D65">
        <w:t>t</w:t>
      </w:r>
      <w:r>
        <w:t xml:space="preserve">arget </w:t>
      </w:r>
      <w:r w:rsidR="008B6D65">
        <w:t>d</w:t>
      </w:r>
      <w:r>
        <w:t xml:space="preserve">rugs that </w:t>
      </w:r>
      <w:r w:rsidR="008B6D65">
        <w:t xml:space="preserve">are </w:t>
      </w:r>
      <w:r>
        <w:t>associated in the study conducted</w:t>
      </w:r>
      <w:r w:rsidR="0061115B">
        <w:t>.</w:t>
      </w:r>
      <w:r w:rsidR="008B6D65">
        <w:t xml:space="preserve"> </w:t>
      </w:r>
    </w:p>
    <w:tbl>
      <w:tblPr>
        <w:tblStyle w:val="TipTable"/>
        <w:tblpPr w:leftFromText="180" w:rightFromText="180" w:vertAnchor="text" w:horzAnchor="margin" w:tblpY="-44"/>
        <w:tblW w:w="4998" w:type="pct"/>
        <w:tblLook w:val="04A0" w:firstRow="1" w:lastRow="0" w:firstColumn="1" w:lastColumn="0" w:noHBand="0" w:noVBand="1"/>
      </w:tblPr>
      <w:tblGrid>
        <w:gridCol w:w="239"/>
        <w:gridCol w:w="8757"/>
      </w:tblGrid>
      <w:tr w:rsidR="0061115B" w14:paraId="4A287FCD" w14:textId="77777777" w:rsidTr="00F21F02">
        <w:trPr>
          <w:trHeight w:hRule="exact" w:val="468"/>
        </w:trPr>
        <w:tc>
          <w:tcPr>
            <w:cnfStyle w:val="001000000000" w:firstRow="0" w:lastRow="0" w:firstColumn="1" w:lastColumn="0" w:oddVBand="0" w:evenVBand="0" w:oddHBand="0" w:evenHBand="0" w:firstRowFirstColumn="0" w:firstRowLastColumn="0" w:lastRowFirstColumn="0" w:lastRowLastColumn="0"/>
            <w:tcW w:w="133" w:type="pct"/>
          </w:tcPr>
          <w:p w14:paraId="44E096E9" w14:textId="77777777" w:rsidR="0061115B" w:rsidRDefault="0061115B" w:rsidP="009E1BE2"/>
          <w:p w14:paraId="770A4567" w14:textId="77777777" w:rsidR="0061115B" w:rsidRDefault="0061115B" w:rsidP="009E1BE2"/>
          <w:p w14:paraId="60157BAC" w14:textId="77777777" w:rsidR="0061115B" w:rsidRDefault="0061115B" w:rsidP="009E1BE2">
            <w:r>
              <w:rPr>
                <w:noProof/>
              </w:rPr>
              <mc:AlternateContent>
                <mc:Choice Requires="wpg">
                  <w:drawing>
                    <wp:anchor distT="0" distB="0" distL="114300" distR="114300" simplePos="0" relativeHeight="251711488" behindDoc="0" locked="0" layoutInCell="1" allowOverlap="1" wp14:anchorId="0EBBB338" wp14:editId="51D7135B">
                      <wp:simplePos x="0" y="0"/>
                      <wp:positionH relativeFrom="margin">
                        <wp:align>right</wp:align>
                      </wp:positionH>
                      <wp:positionV relativeFrom="margin">
                        <wp:align>top</wp:align>
                      </wp:positionV>
                      <wp:extent cx="141605" cy="141605"/>
                      <wp:effectExtent l="0" t="0" r="0" b="0"/>
                      <wp:wrapSquare wrapText="bothSides"/>
                      <wp:docPr id="19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95"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96"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990D3C8" id="Group 5" o:spid="_x0000_s1026" style="position:absolute;margin-left:-40.05pt;margin-top:0;width:11.15pt;height:11.15pt;z-index:251711488;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CCfw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7" w:type="pct"/>
          </w:tcPr>
          <w:p w14:paraId="33366E0C" w14:textId="15EAE9EC" w:rsidR="0061115B" w:rsidRDefault="0061115B" w:rsidP="0061115B">
            <w:pPr>
              <w:pStyle w:val="TipText"/>
              <w:cnfStyle w:val="000000000000" w:firstRow="0" w:lastRow="0" w:firstColumn="0" w:lastColumn="0" w:oddVBand="0" w:evenVBand="0" w:oddHBand="0" w:evenHBand="0" w:firstRowFirstColumn="0" w:firstRowLastColumn="0" w:lastRowFirstColumn="0" w:lastRowLastColumn="0"/>
            </w:pPr>
            <w:r>
              <w:t>If the drug is new to the database, refer to SOP 1.2 Drug module to input the drug details.</w:t>
            </w:r>
          </w:p>
        </w:tc>
      </w:tr>
    </w:tbl>
    <w:p w14:paraId="3572DF0B" w14:textId="55E035B3" w:rsidR="0061115B" w:rsidRDefault="000B5BF5" w:rsidP="00F21F02">
      <w:pPr>
        <w:pStyle w:val="ListParagraph"/>
        <w:numPr>
          <w:ilvl w:val="0"/>
          <w:numId w:val="28"/>
        </w:numPr>
      </w:pPr>
      <w:r>
        <w:t xml:space="preserve">Record the </w:t>
      </w:r>
      <w:r w:rsidR="008B6D65">
        <w:t>a</w:t>
      </w:r>
      <w:r>
        <w:t xml:space="preserve">ssociated </w:t>
      </w:r>
      <w:r w:rsidR="008B6D65">
        <w:t>d</w:t>
      </w:r>
      <w:r>
        <w:t>isease/</w:t>
      </w:r>
      <w:proofErr w:type="gramStart"/>
      <w:r w:rsidR="008B6D65">
        <w:t>c</w:t>
      </w:r>
      <w:r>
        <w:t>onditions which is the disease that the genotype would affect</w:t>
      </w:r>
      <w:proofErr w:type="gramEnd"/>
      <w:r>
        <w:t xml:space="preserve"> mentioned in the </w:t>
      </w:r>
      <w:r w:rsidR="001F2FFC">
        <w:t xml:space="preserve">research </w:t>
      </w:r>
      <w:r>
        <w:t>paper</w:t>
      </w:r>
      <w:r w:rsidR="00D54C5B">
        <w:t>.</w:t>
      </w:r>
    </w:p>
    <w:p w14:paraId="00CD70F4" w14:textId="0F6BFA27" w:rsidR="0080293B" w:rsidRDefault="0080293B" w:rsidP="00F21F02">
      <w:pPr>
        <w:pStyle w:val="ListParagraph"/>
        <w:numPr>
          <w:ilvl w:val="0"/>
          <w:numId w:val="28"/>
        </w:numPr>
      </w:pPr>
      <w:r>
        <w:lastRenderedPageBreak/>
        <w:t>Record the reference used in drug-gene rule, using the reference ID if it has been recorded before in iCMDB</w:t>
      </w:r>
      <w:r w:rsidRPr="00E87641">
        <w:rPr>
          <w:vertAlign w:val="superscript"/>
        </w:rPr>
        <w:t>TM</w:t>
      </w:r>
      <w:r>
        <w:t xml:space="preserve"> in the following format:</w:t>
      </w:r>
    </w:p>
    <w:p w14:paraId="6472EAF9" w14:textId="0D581855" w:rsidR="0080293B" w:rsidRDefault="0080293B" w:rsidP="00F21F02">
      <w:pPr>
        <w:pStyle w:val="ListParagraph"/>
        <w:numPr>
          <w:ilvl w:val="0"/>
          <w:numId w:val="32"/>
        </w:numPr>
      </w:pPr>
      <w:r>
        <w:t>[</w:t>
      </w:r>
      <w:proofErr w:type="gramStart"/>
      <w:r>
        <w:t>reference</w:t>
      </w:r>
      <w:proofErr w:type="gramEnd"/>
      <w:r>
        <w:t xml:space="preserve"> ID],[</w:t>
      </w:r>
      <w:r w:rsidRPr="005D77D5">
        <w:t xml:space="preserve"> </w:t>
      </w:r>
      <w:r w:rsidR="00B87468">
        <w:t>reference ID],[reference ID]</w:t>
      </w:r>
      <w:r>
        <w:t xml:space="preserve"> separat</w:t>
      </w:r>
      <w:r w:rsidR="00B87468">
        <w:t>ed by commas without any spaces</w:t>
      </w:r>
    </w:p>
    <w:tbl>
      <w:tblPr>
        <w:tblStyle w:val="TipTable"/>
        <w:tblpPr w:leftFromText="180" w:rightFromText="180" w:vertAnchor="text" w:horzAnchor="margin" w:tblpY="-44"/>
        <w:tblW w:w="5027" w:type="pct"/>
        <w:tblLook w:val="04A0" w:firstRow="1" w:lastRow="0" w:firstColumn="1" w:lastColumn="0" w:noHBand="0" w:noVBand="1"/>
      </w:tblPr>
      <w:tblGrid>
        <w:gridCol w:w="244"/>
        <w:gridCol w:w="8805"/>
      </w:tblGrid>
      <w:tr w:rsidR="00797F52" w14:paraId="33C5B43C" w14:textId="77777777" w:rsidTr="00F21F02">
        <w:trPr>
          <w:trHeight w:hRule="exact" w:val="601"/>
        </w:trPr>
        <w:tc>
          <w:tcPr>
            <w:cnfStyle w:val="001000000000" w:firstRow="0" w:lastRow="0" w:firstColumn="1" w:lastColumn="0" w:oddVBand="0" w:evenVBand="0" w:oddHBand="0" w:evenHBand="0" w:firstRowFirstColumn="0" w:firstRowLastColumn="0" w:lastRowFirstColumn="0" w:lastRowLastColumn="0"/>
            <w:tcW w:w="135" w:type="pct"/>
          </w:tcPr>
          <w:p w14:paraId="14581F56" w14:textId="77777777" w:rsidR="00797F52" w:rsidRDefault="00797F52" w:rsidP="007451FB"/>
          <w:p w14:paraId="13B6EE67" w14:textId="77777777" w:rsidR="00797F52" w:rsidRDefault="00797F52" w:rsidP="007451FB"/>
          <w:p w14:paraId="6BE495D2" w14:textId="77777777" w:rsidR="00797F52" w:rsidRDefault="00797F52" w:rsidP="007451FB">
            <w:r>
              <w:rPr>
                <w:noProof/>
              </w:rPr>
              <mc:AlternateContent>
                <mc:Choice Requires="wpg">
                  <w:drawing>
                    <wp:anchor distT="0" distB="0" distL="114300" distR="114300" simplePos="0" relativeHeight="251697152" behindDoc="0" locked="0" layoutInCell="1" allowOverlap="1" wp14:anchorId="42A027A1" wp14:editId="151D306B">
                      <wp:simplePos x="0" y="0"/>
                      <wp:positionH relativeFrom="margin">
                        <wp:align>right</wp:align>
                      </wp:positionH>
                      <wp:positionV relativeFrom="margin">
                        <wp:align>top</wp:align>
                      </wp:positionV>
                      <wp:extent cx="141605" cy="141605"/>
                      <wp:effectExtent l="0" t="0" r="0" b="0"/>
                      <wp:wrapSquare wrapText="bothSides"/>
                      <wp:docPr id="13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35"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36"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64ACA2B1" id="Group 5" o:spid="_x0000_s1026" style="position:absolute;margin-left:-40.05pt;margin-top:0;width:11.15pt;height:11.15pt;z-index:251697152;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3B54802B" w14:textId="1578FBA8" w:rsidR="00797F52" w:rsidRDefault="0080293B" w:rsidP="007451FB">
            <w:pPr>
              <w:pStyle w:val="TipText"/>
              <w:cnfStyle w:val="000000000000" w:firstRow="0" w:lastRow="0" w:firstColumn="0" w:lastColumn="0" w:oddVBand="0" w:evenVBand="0" w:oddHBand="0" w:evenHBand="0" w:firstRowFirstColumn="0" w:firstRowLastColumn="0" w:lastRowFirstColumn="0" w:lastRowLastColumn="0"/>
            </w:pPr>
            <w:r>
              <w:t>If the reference is new to the database, refer to SOP 1.4 Reference module to input the reference. If there is no available information, key in NA.</w:t>
            </w:r>
          </w:p>
        </w:tc>
      </w:tr>
    </w:tbl>
    <w:p w14:paraId="04359B6E" w14:textId="0E1D9ED7" w:rsidR="006D22D7" w:rsidRDefault="006A269A" w:rsidP="00405AA5">
      <w:pPr>
        <w:pStyle w:val="ListParagraph"/>
        <w:numPr>
          <w:ilvl w:val="0"/>
          <w:numId w:val="28"/>
        </w:numPr>
      </w:pPr>
      <w:r>
        <w:t xml:space="preserve">Select </w:t>
      </w:r>
      <w:r w:rsidR="008B6D65">
        <w:t>l</w:t>
      </w:r>
      <w:r w:rsidR="001F2FFC">
        <w:t xml:space="preserve">evel of </w:t>
      </w:r>
      <w:r w:rsidR="008B6D65">
        <w:t>e</w:t>
      </w:r>
      <w:r w:rsidR="001F2FFC">
        <w:t xml:space="preserve">vidence, </w:t>
      </w:r>
      <w:r w:rsidR="00DC3BB2">
        <w:t>which is the type of study conducted following the criteria in</w:t>
      </w:r>
      <w:r>
        <w:t xml:space="preserve"> </w:t>
      </w:r>
      <w:r w:rsidR="008E52B0">
        <w:t>SOP 1.4 Reference module</w:t>
      </w:r>
      <w:r w:rsidR="00155D01">
        <w:t>.</w:t>
      </w:r>
    </w:p>
    <w:tbl>
      <w:tblPr>
        <w:tblStyle w:val="TipTable"/>
        <w:tblpPr w:leftFromText="180" w:rightFromText="180" w:vertAnchor="text" w:horzAnchor="margin" w:tblpY="-44"/>
        <w:tblW w:w="5027" w:type="pct"/>
        <w:tblLook w:val="04A0" w:firstRow="1" w:lastRow="0" w:firstColumn="1" w:lastColumn="0" w:noHBand="0" w:noVBand="1"/>
      </w:tblPr>
      <w:tblGrid>
        <w:gridCol w:w="244"/>
        <w:gridCol w:w="8805"/>
      </w:tblGrid>
      <w:tr w:rsidR="006D22D7" w14:paraId="532ACBA2" w14:textId="77777777" w:rsidTr="00E63DBB">
        <w:trPr>
          <w:trHeight w:hRule="exact" w:val="499"/>
        </w:trPr>
        <w:tc>
          <w:tcPr>
            <w:cnfStyle w:val="001000000000" w:firstRow="0" w:lastRow="0" w:firstColumn="1" w:lastColumn="0" w:oddVBand="0" w:evenVBand="0" w:oddHBand="0" w:evenHBand="0" w:firstRowFirstColumn="0" w:firstRowLastColumn="0" w:lastRowFirstColumn="0" w:lastRowLastColumn="0"/>
            <w:tcW w:w="135" w:type="pct"/>
          </w:tcPr>
          <w:p w14:paraId="0EC0E0DD" w14:textId="77777777" w:rsidR="006D22D7" w:rsidRDefault="006D22D7" w:rsidP="00E63DBB"/>
          <w:p w14:paraId="187F3D4D" w14:textId="77777777" w:rsidR="006D22D7" w:rsidRDefault="006D22D7" w:rsidP="00E63DBB"/>
          <w:p w14:paraId="645F8398" w14:textId="77777777" w:rsidR="006D22D7" w:rsidRDefault="006D22D7" w:rsidP="00E63DBB">
            <w:r>
              <w:rPr>
                <w:noProof/>
              </w:rPr>
              <mc:AlternateContent>
                <mc:Choice Requires="wpg">
                  <w:drawing>
                    <wp:anchor distT="0" distB="0" distL="114300" distR="114300" simplePos="0" relativeHeight="251729920" behindDoc="0" locked="0" layoutInCell="1" allowOverlap="1" wp14:anchorId="2BD2F2B9" wp14:editId="56B67A1F">
                      <wp:simplePos x="0" y="0"/>
                      <wp:positionH relativeFrom="margin">
                        <wp:align>right</wp:align>
                      </wp:positionH>
                      <wp:positionV relativeFrom="margin">
                        <wp:align>top</wp:align>
                      </wp:positionV>
                      <wp:extent cx="141605" cy="141605"/>
                      <wp:effectExtent l="0" t="0" r="0" b="0"/>
                      <wp:wrapSquare wrapText="bothSides"/>
                      <wp:docPr id="2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13"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14"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0A492A97" id="Group 5" o:spid="_x0000_s1026" style="position:absolute;margin-left:-40.05pt;margin-top:0;width:11.15pt;height:11.15pt;z-index:251729920;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NigQ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3F484924" w14:textId="77777777" w:rsidR="006D22D7" w:rsidRDefault="006D22D7" w:rsidP="00E63DBB">
            <w:pPr>
              <w:pStyle w:val="TipText"/>
              <w:cnfStyle w:val="000000000000" w:firstRow="0" w:lastRow="0" w:firstColumn="0" w:lastColumn="0" w:oddVBand="0" w:evenVBand="0" w:oddHBand="0" w:evenHBand="0" w:firstRowFirstColumn="0" w:firstRowLastColumn="0" w:lastRowFirstColumn="0" w:lastRowLastColumn="0"/>
            </w:pPr>
            <w:r>
              <w:t xml:space="preserve">Select the highest level of evidence if there </w:t>
            </w:r>
            <w:proofErr w:type="gramStart"/>
            <w:r>
              <w:t>are</w:t>
            </w:r>
            <w:proofErr w:type="gramEnd"/>
            <w:r>
              <w:t xml:space="preserve"> more than one reference mentioned in the description.</w:t>
            </w:r>
          </w:p>
        </w:tc>
      </w:tr>
    </w:tbl>
    <w:p w14:paraId="42A34726" w14:textId="68FEEB46" w:rsidR="00155D01" w:rsidRPr="00F21F02" w:rsidRDefault="006A269A">
      <w:pPr>
        <w:pStyle w:val="ListParagraph"/>
        <w:numPr>
          <w:ilvl w:val="0"/>
          <w:numId w:val="28"/>
        </w:numPr>
      </w:pPr>
      <w:r>
        <w:rPr>
          <w:color w:val="FF0000"/>
        </w:rPr>
        <w:t>Select</w:t>
      </w:r>
      <w:r w:rsidRPr="00797F52">
        <w:rPr>
          <w:color w:val="FF0000"/>
        </w:rPr>
        <w:t xml:space="preserve"> </w:t>
      </w:r>
      <w:r>
        <w:rPr>
          <w:color w:val="FF0000"/>
        </w:rPr>
        <w:t>s</w:t>
      </w:r>
      <w:r w:rsidR="00797F52" w:rsidRPr="00797F52">
        <w:rPr>
          <w:color w:val="FF0000"/>
        </w:rPr>
        <w:t xml:space="preserve">trength of </w:t>
      </w:r>
      <w:r>
        <w:rPr>
          <w:color w:val="FF0000"/>
        </w:rPr>
        <w:t>e</w:t>
      </w:r>
      <w:r w:rsidR="00797F52" w:rsidRPr="00797F52">
        <w:rPr>
          <w:color w:val="FF0000"/>
        </w:rPr>
        <w:t>vidence,</w:t>
      </w:r>
      <w:r>
        <w:rPr>
          <w:color w:val="FF0000"/>
        </w:rPr>
        <w:t xml:space="preserve"> </w:t>
      </w:r>
      <w:r w:rsidR="00797F52">
        <w:rPr>
          <w:color w:val="FF0000"/>
        </w:rPr>
        <w:t>following the criteria in</w:t>
      </w:r>
      <w:r w:rsidR="00C55E25">
        <w:rPr>
          <w:color w:val="FF0000"/>
        </w:rPr>
        <w:t xml:space="preserve"> </w:t>
      </w:r>
      <w:r w:rsidR="00C55E25">
        <w:rPr>
          <w:color w:val="FF0000"/>
        </w:rPr>
        <w:fldChar w:fldCharType="begin"/>
      </w:r>
      <w:r w:rsidR="00C55E25">
        <w:rPr>
          <w:color w:val="FF0000"/>
        </w:rPr>
        <w:instrText xml:space="preserve"> REF _Ref443315645 \h </w:instrText>
      </w:r>
      <w:r w:rsidR="00C55E25">
        <w:rPr>
          <w:color w:val="FF0000"/>
        </w:rPr>
      </w:r>
      <w:r w:rsidR="00C55E25">
        <w:rPr>
          <w:color w:val="FF0000"/>
        </w:rPr>
        <w:fldChar w:fldCharType="separate"/>
      </w:r>
      <w:r w:rsidR="00C55E25" w:rsidRPr="008E52B0">
        <w:t xml:space="preserve">Table </w:t>
      </w:r>
      <w:r w:rsidR="00C55E25" w:rsidRPr="008E52B0">
        <w:rPr>
          <w:noProof/>
        </w:rPr>
        <w:t>3</w:t>
      </w:r>
      <w:r w:rsidR="00C55E25">
        <w:rPr>
          <w:color w:val="FF0000"/>
        </w:rPr>
        <w:fldChar w:fldCharType="end"/>
      </w:r>
      <w:r w:rsidR="00797F52">
        <w:rPr>
          <w:color w:val="FF0000"/>
        </w:rPr>
        <w:t xml:space="preserve"> </w:t>
      </w:r>
      <w:r w:rsidR="00BA3546">
        <w:rPr>
          <w:color w:val="FF0000"/>
        </w:rPr>
        <w:t xml:space="preserve">based on the </w:t>
      </w:r>
      <w:r>
        <w:rPr>
          <w:color w:val="FF0000"/>
        </w:rPr>
        <w:t>r</w:t>
      </w:r>
      <w:r w:rsidR="00BA3546">
        <w:rPr>
          <w:color w:val="FF0000"/>
        </w:rPr>
        <w:t xml:space="preserve">emarks or </w:t>
      </w:r>
      <w:r w:rsidR="00DC3BB2">
        <w:rPr>
          <w:color w:val="FF0000"/>
        </w:rPr>
        <w:t>d</w:t>
      </w:r>
      <w:r w:rsidR="00BA3546">
        <w:rPr>
          <w:color w:val="FF0000"/>
        </w:rPr>
        <w:t xml:space="preserve">rug </w:t>
      </w:r>
      <w:r>
        <w:rPr>
          <w:color w:val="FF0000"/>
        </w:rPr>
        <w:t>r</w:t>
      </w:r>
      <w:r w:rsidR="00BA3546">
        <w:rPr>
          <w:color w:val="FF0000"/>
        </w:rPr>
        <w:t xml:space="preserve">esponse </w:t>
      </w:r>
      <w:r>
        <w:rPr>
          <w:color w:val="FF0000"/>
        </w:rPr>
        <w:t>d</w:t>
      </w:r>
      <w:r w:rsidR="00BA3546">
        <w:rPr>
          <w:color w:val="FF0000"/>
        </w:rPr>
        <w:t>escription.</w:t>
      </w:r>
    </w:p>
    <w:tbl>
      <w:tblPr>
        <w:tblStyle w:val="TipTable"/>
        <w:tblpPr w:leftFromText="180" w:rightFromText="180" w:vertAnchor="text" w:horzAnchor="margin" w:tblpY="-44"/>
        <w:tblW w:w="5027" w:type="pct"/>
        <w:tblLook w:val="04A0" w:firstRow="1" w:lastRow="0" w:firstColumn="1" w:lastColumn="0" w:noHBand="0" w:noVBand="1"/>
      </w:tblPr>
      <w:tblGrid>
        <w:gridCol w:w="244"/>
        <w:gridCol w:w="8805"/>
      </w:tblGrid>
      <w:tr w:rsidR="006D22D7" w14:paraId="45189462" w14:textId="77777777" w:rsidTr="00E63DBB">
        <w:trPr>
          <w:trHeight w:hRule="exact" w:val="499"/>
        </w:trPr>
        <w:tc>
          <w:tcPr>
            <w:cnfStyle w:val="001000000000" w:firstRow="0" w:lastRow="0" w:firstColumn="1" w:lastColumn="0" w:oddVBand="0" w:evenVBand="0" w:oddHBand="0" w:evenHBand="0" w:firstRowFirstColumn="0" w:firstRowLastColumn="0" w:lastRowFirstColumn="0" w:lastRowLastColumn="0"/>
            <w:tcW w:w="135" w:type="pct"/>
          </w:tcPr>
          <w:p w14:paraId="15386248" w14:textId="77777777" w:rsidR="006D22D7" w:rsidRDefault="006D22D7" w:rsidP="00E63DBB"/>
          <w:p w14:paraId="2F1F12B0" w14:textId="77777777" w:rsidR="006D22D7" w:rsidRDefault="006D22D7" w:rsidP="00E63DBB"/>
          <w:p w14:paraId="561CBC0F" w14:textId="77777777" w:rsidR="006D22D7" w:rsidRDefault="006D22D7" w:rsidP="00E63DBB">
            <w:r>
              <w:rPr>
                <w:noProof/>
              </w:rPr>
              <mc:AlternateContent>
                <mc:Choice Requires="wpg">
                  <w:drawing>
                    <wp:anchor distT="0" distB="0" distL="114300" distR="114300" simplePos="0" relativeHeight="251727872" behindDoc="0" locked="0" layoutInCell="1" allowOverlap="1" wp14:anchorId="5B01419A" wp14:editId="5A3E8E28">
                      <wp:simplePos x="0" y="0"/>
                      <wp:positionH relativeFrom="margin">
                        <wp:align>right</wp:align>
                      </wp:positionH>
                      <wp:positionV relativeFrom="margin">
                        <wp:align>top</wp:align>
                      </wp:positionV>
                      <wp:extent cx="141605" cy="141605"/>
                      <wp:effectExtent l="0" t="0" r="0" b="0"/>
                      <wp:wrapSquare wrapText="bothSides"/>
                      <wp:docPr id="2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16"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18"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7F8E842" id="Group 5" o:spid="_x0000_s1026" style="position:absolute;margin-left:-40.05pt;margin-top:0;width:11.15pt;height:11.15pt;z-index:251727872;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2767684A" w14:textId="2A100394" w:rsidR="006D22D7" w:rsidRDefault="00A11028" w:rsidP="00E63DBB">
            <w:pPr>
              <w:pStyle w:val="TipText"/>
              <w:cnfStyle w:val="000000000000" w:firstRow="0" w:lastRow="0" w:firstColumn="0" w:lastColumn="0" w:oddVBand="0" w:evenVBand="0" w:oddHBand="0" w:evenHBand="0" w:firstRowFirstColumn="0" w:firstRowLastColumn="0" w:lastRowFirstColumn="0" w:lastRowLastColumn="0"/>
            </w:pPr>
            <w:r>
              <w:t>Select the highest strength</w:t>
            </w:r>
            <w:r w:rsidR="006D22D7">
              <w:t xml:space="preserve"> of evidence if there </w:t>
            </w:r>
            <w:proofErr w:type="gramStart"/>
            <w:r w:rsidR="006D22D7">
              <w:t>are</w:t>
            </w:r>
            <w:proofErr w:type="gramEnd"/>
            <w:r w:rsidR="006D22D7">
              <w:t xml:space="preserve"> more than one reference mentioned in the description.</w:t>
            </w:r>
          </w:p>
        </w:tc>
      </w:tr>
    </w:tbl>
    <w:p w14:paraId="2120BFB2" w14:textId="59B0F60E" w:rsidR="00DC3BB2" w:rsidRDefault="006A269A" w:rsidP="009E1BE2">
      <w:pPr>
        <w:pStyle w:val="ListParagraph"/>
        <w:numPr>
          <w:ilvl w:val="0"/>
          <w:numId w:val="28"/>
        </w:numPr>
        <w:rPr>
          <w:color w:val="FF0000"/>
        </w:rPr>
      </w:pPr>
      <w:r w:rsidRPr="00F21F02">
        <w:rPr>
          <w:color w:val="FF0000"/>
        </w:rPr>
        <w:t xml:space="preserve">Select clinical annotation levels of evidence </w:t>
      </w:r>
      <w:r w:rsidR="00DC3BB2">
        <w:rPr>
          <w:color w:val="FF0000"/>
        </w:rPr>
        <w:t xml:space="preserve">following the criteria in </w:t>
      </w:r>
      <w:r w:rsidR="00C55E25">
        <w:rPr>
          <w:color w:val="FF0000"/>
        </w:rPr>
        <w:fldChar w:fldCharType="begin"/>
      </w:r>
      <w:r w:rsidR="00C55E25">
        <w:rPr>
          <w:color w:val="FF0000"/>
        </w:rPr>
        <w:instrText xml:space="preserve"> REF _Ref443315655 \h </w:instrText>
      </w:r>
      <w:r w:rsidR="00C55E25">
        <w:rPr>
          <w:color w:val="FF0000"/>
        </w:rPr>
      </w:r>
      <w:r w:rsidR="00C55E25">
        <w:rPr>
          <w:color w:val="FF0000"/>
        </w:rPr>
        <w:fldChar w:fldCharType="separate"/>
      </w:r>
      <w:r w:rsidR="00C55E25" w:rsidRPr="008E52B0">
        <w:t xml:space="preserve">Table </w:t>
      </w:r>
      <w:r w:rsidR="00C55E25" w:rsidRPr="008E52B0">
        <w:rPr>
          <w:noProof/>
        </w:rPr>
        <w:t>4</w:t>
      </w:r>
      <w:r w:rsidR="00C55E25">
        <w:rPr>
          <w:color w:val="FF0000"/>
        </w:rPr>
        <w:fldChar w:fldCharType="end"/>
      </w:r>
      <w:proofErr w:type="gramStart"/>
      <w:r w:rsidR="00C55E25">
        <w:rPr>
          <w:color w:val="FF0000"/>
        </w:rPr>
        <w:t xml:space="preserve"> </w:t>
      </w:r>
      <w:r w:rsidRPr="00F21F02">
        <w:rPr>
          <w:color w:val="FF0000"/>
        </w:rPr>
        <w:t>which</w:t>
      </w:r>
      <w:proofErr w:type="gramEnd"/>
      <w:r w:rsidRPr="00F21F02">
        <w:rPr>
          <w:color w:val="FF0000"/>
        </w:rPr>
        <w:t xml:space="preserve"> is </w:t>
      </w:r>
      <w:r w:rsidR="00DC3BB2" w:rsidRPr="00F21F02">
        <w:rPr>
          <w:color w:val="FF0000"/>
        </w:rPr>
        <w:t>indicated under “Clinical PGx” in PharmGKB.</w:t>
      </w:r>
    </w:p>
    <w:tbl>
      <w:tblPr>
        <w:tblStyle w:val="TipTable"/>
        <w:tblpPr w:leftFromText="180" w:rightFromText="180" w:vertAnchor="text" w:horzAnchor="margin" w:tblpY="-44"/>
        <w:tblW w:w="5038" w:type="pct"/>
        <w:tblLook w:val="04A0" w:firstRow="1" w:lastRow="0" w:firstColumn="1" w:lastColumn="0" w:noHBand="0" w:noVBand="1"/>
      </w:tblPr>
      <w:tblGrid>
        <w:gridCol w:w="241"/>
        <w:gridCol w:w="8827"/>
      </w:tblGrid>
      <w:tr w:rsidR="007C2C0C" w14:paraId="005C5A0D" w14:textId="77777777" w:rsidTr="00F21F02">
        <w:trPr>
          <w:trHeight w:hRule="exact" w:val="560"/>
        </w:trPr>
        <w:tc>
          <w:tcPr>
            <w:cnfStyle w:val="001000000000" w:firstRow="0" w:lastRow="0" w:firstColumn="1" w:lastColumn="0" w:oddVBand="0" w:evenVBand="0" w:oddHBand="0" w:evenHBand="0" w:firstRowFirstColumn="0" w:firstRowLastColumn="0" w:lastRowFirstColumn="0" w:lastRowLastColumn="0"/>
            <w:tcW w:w="133" w:type="pct"/>
          </w:tcPr>
          <w:p w14:paraId="129A9AFD" w14:textId="77777777" w:rsidR="007C2C0C" w:rsidRDefault="007C2C0C" w:rsidP="00F21F02"/>
          <w:p w14:paraId="50388CFD" w14:textId="77777777" w:rsidR="007C2C0C" w:rsidRDefault="007C2C0C" w:rsidP="00F21F02"/>
          <w:p w14:paraId="24859EC7" w14:textId="77777777" w:rsidR="007C2C0C" w:rsidRDefault="007C2C0C" w:rsidP="00F21F02">
            <w:r>
              <w:rPr>
                <w:noProof/>
              </w:rPr>
              <mc:AlternateContent>
                <mc:Choice Requires="wpg">
                  <w:drawing>
                    <wp:anchor distT="0" distB="0" distL="114300" distR="114300" simplePos="0" relativeHeight="251736064" behindDoc="0" locked="0" layoutInCell="1" allowOverlap="1" wp14:anchorId="71F747B6" wp14:editId="36870AA7">
                      <wp:simplePos x="0" y="0"/>
                      <wp:positionH relativeFrom="margin">
                        <wp:align>right</wp:align>
                      </wp:positionH>
                      <wp:positionV relativeFrom="margin">
                        <wp:align>top</wp:align>
                      </wp:positionV>
                      <wp:extent cx="141605" cy="141605"/>
                      <wp:effectExtent l="0" t="0" r="0" b="0"/>
                      <wp:wrapSquare wrapText="bothSides"/>
                      <wp:docPr id="19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98"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99"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2CE1852D" id="Group 5" o:spid="_x0000_s1026" style="position:absolute;margin-left:-40.05pt;margin-top:0;width:11.15pt;height:11.15pt;z-index:25173606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6fw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7" w:type="pct"/>
          </w:tcPr>
          <w:p w14:paraId="3528FC1B" w14:textId="77777777" w:rsidR="007C2C0C" w:rsidRDefault="007C2C0C" w:rsidP="00F21F02">
            <w:pPr>
              <w:pStyle w:val="TipText"/>
              <w:cnfStyle w:val="000000000000" w:firstRow="0" w:lastRow="0" w:firstColumn="0" w:lastColumn="0" w:oddVBand="0" w:evenVBand="0" w:oddHBand="0" w:evenHBand="0" w:firstRowFirstColumn="0" w:firstRowLastColumn="0" w:lastRowFirstColumn="0" w:lastRowLastColumn="0"/>
            </w:pPr>
            <w:r>
              <w:t xml:space="preserve">Select the highest clinical annotation levels of evidence if there </w:t>
            </w:r>
            <w:proofErr w:type="gramStart"/>
            <w:r>
              <w:t>are</w:t>
            </w:r>
            <w:proofErr w:type="gramEnd"/>
            <w:r>
              <w:t xml:space="preserve"> more than one reference mentioned in the description. If there is no available information, key in NA.</w:t>
            </w:r>
          </w:p>
        </w:tc>
      </w:tr>
    </w:tbl>
    <w:p w14:paraId="7BA0BE2F" w14:textId="0F61ED79" w:rsidR="007C2C0C" w:rsidRDefault="007C2C0C" w:rsidP="009E1BE2">
      <w:pPr>
        <w:pStyle w:val="ListParagraph"/>
        <w:numPr>
          <w:ilvl w:val="0"/>
          <w:numId w:val="28"/>
        </w:numPr>
        <w:rPr>
          <w:color w:val="FF0000"/>
        </w:rPr>
      </w:pPr>
      <w:r>
        <w:rPr>
          <w:color w:val="FF0000"/>
        </w:rPr>
        <w:t xml:space="preserve">Select </w:t>
      </w:r>
      <w:proofErr w:type="gramStart"/>
      <w:r>
        <w:rPr>
          <w:color w:val="FF0000"/>
        </w:rPr>
        <w:t>superpopulation which</w:t>
      </w:r>
      <w:proofErr w:type="gramEnd"/>
      <w:r>
        <w:rPr>
          <w:color w:val="FF0000"/>
        </w:rPr>
        <w:t xml:space="preserve"> represents the race of the subjects in the study. If there </w:t>
      </w:r>
      <w:proofErr w:type="gramStart"/>
      <w:r>
        <w:rPr>
          <w:color w:val="FF0000"/>
        </w:rPr>
        <w:t>are</w:t>
      </w:r>
      <w:proofErr w:type="gramEnd"/>
      <w:r>
        <w:rPr>
          <w:color w:val="FF0000"/>
        </w:rPr>
        <w:t xml:space="preserve"> more than one, select the relevant superpopulations.</w:t>
      </w:r>
    </w:p>
    <w:tbl>
      <w:tblPr>
        <w:tblStyle w:val="TipTable"/>
        <w:tblpPr w:leftFromText="180" w:rightFromText="180" w:vertAnchor="text" w:horzAnchor="margin" w:tblpY="-44"/>
        <w:tblW w:w="5038" w:type="pct"/>
        <w:tblLook w:val="04A0" w:firstRow="1" w:lastRow="0" w:firstColumn="1" w:lastColumn="0" w:noHBand="0" w:noVBand="1"/>
      </w:tblPr>
      <w:tblGrid>
        <w:gridCol w:w="241"/>
        <w:gridCol w:w="8827"/>
      </w:tblGrid>
      <w:tr w:rsidR="007C2C0C" w14:paraId="759B6EE1" w14:textId="77777777" w:rsidTr="00F21F02">
        <w:trPr>
          <w:trHeight w:hRule="exact" w:val="560"/>
        </w:trPr>
        <w:tc>
          <w:tcPr>
            <w:cnfStyle w:val="001000000000" w:firstRow="0" w:lastRow="0" w:firstColumn="1" w:lastColumn="0" w:oddVBand="0" w:evenVBand="0" w:oddHBand="0" w:evenHBand="0" w:firstRowFirstColumn="0" w:firstRowLastColumn="0" w:lastRowFirstColumn="0" w:lastRowLastColumn="0"/>
            <w:tcW w:w="133" w:type="pct"/>
          </w:tcPr>
          <w:p w14:paraId="31D8A9F5" w14:textId="77777777" w:rsidR="007C2C0C" w:rsidRDefault="007C2C0C" w:rsidP="00F21F02"/>
          <w:p w14:paraId="5FFCF22B" w14:textId="77777777" w:rsidR="007C2C0C" w:rsidRDefault="007C2C0C" w:rsidP="00F21F02"/>
          <w:p w14:paraId="05E3577B" w14:textId="77777777" w:rsidR="007C2C0C" w:rsidRDefault="007C2C0C" w:rsidP="00F21F02">
            <w:r>
              <w:rPr>
                <w:noProof/>
              </w:rPr>
              <mc:AlternateContent>
                <mc:Choice Requires="wpg">
                  <w:drawing>
                    <wp:anchor distT="0" distB="0" distL="114300" distR="114300" simplePos="0" relativeHeight="251740160" behindDoc="0" locked="0" layoutInCell="1" allowOverlap="1" wp14:anchorId="66F9B309" wp14:editId="14563F82">
                      <wp:simplePos x="0" y="0"/>
                      <wp:positionH relativeFrom="margin">
                        <wp:align>right</wp:align>
                      </wp:positionH>
                      <wp:positionV relativeFrom="margin">
                        <wp:align>top</wp:align>
                      </wp:positionV>
                      <wp:extent cx="141605" cy="141605"/>
                      <wp:effectExtent l="0" t="0" r="0" b="0"/>
                      <wp:wrapSquare wrapText="bothSides"/>
                      <wp:docPr id="2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32"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33"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390E757" id="Group 5" o:spid="_x0000_s1026" style="position:absolute;margin-left:-40.05pt;margin-top:0;width:11.15pt;height:11.15pt;z-index:251740160;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bgg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7" w:type="pct"/>
          </w:tcPr>
          <w:p w14:paraId="7D9FC6D2" w14:textId="4B4F5CF3" w:rsidR="007C2C0C" w:rsidRDefault="007C2C0C" w:rsidP="00F21F02">
            <w:pPr>
              <w:pStyle w:val="TipText"/>
              <w:cnfStyle w:val="000000000000" w:firstRow="0" w:lastRow="0" w:firstColumn="0" w:lastColumn="0" w:oddVBand="0" w:evenVBand="0" w:oddHBand="0" w:evenHBand="0" w:firstRowFirstColumn="0" w:firstRowLastColumn="0" w:lastRowFirstColumn="0" w:lastRowLastColumn="0"/>
            </w:pPr>
            <w:r>
              <w:t>Possible options are African, American, East Asian, European and South Asian. If there is no available information, key in NA.</w:t>
            </w:r>
          </w:p>
        </w:tc>
      </w:tr>
    </w:tbl>
    <w:p w14:paraId="150434CB" w14:textId="4E77D11F" w:rsidR="007C2C0C" w:rsidRPr="00F21F02" w:rsidRDefault="0076093C">
      <w:pPr>
        <w:pStyle w:val="ListParagraph"/>
        <w:numPr>
          <w:ilvl w:val="0"/>
          <w:numId w:val="28"/>
        </w:numPr>
        <w:rPr>
          <w:color w:val="FF0000"/>
        </w:rPr>
      </w:pPr>
      <w:r>
        <w:rPr>
          <w:color w:val="FF0000"/>
        </w:rPr>
        <w:t>Record the</w:t>
      </w:r>
      <w:r w:rsidR="007C2C0C">
        <w:rPr>
          <w:color w:val="FF0000"/>
        </w:rPr>
        <w:t xml:space="preserve"> population ethnic group (sub-population</w:t>
      </w:r>
      <w:proofErr w:type="gramStart"/>
      <w:r w:rsidR="007C2C0C">
        <w:rPr>
          <w:color w:val="FF0000"/>
        </w:rPr>
        <w:t>) which</w:t>
      </w:r>
      <w:proofErr w:type="gramEnd"/>
      <w:r w:rsidR="007C2C0C">
        <w:rPr>
          <w:color w:val="FF0000"/>
        </w:rPr>
        <w:t xml:space="preserve"> represents the ethnic group of the subjects in the study. If there </w:t>
      </w:r>
      <w:proofErr w:type="gramStart"/>
      <w:r w:rsidR="007C2C0C">
        <w:rPr>
          <w:color w:val="FF0000"/>
        </w:rPr>
        <w:t>are</w:t>
      </w:r>
      <w:proofErr w:type="gramEnd"/>
      <w:r w:rsidR="007C2C0C">
        <w:rPr>
          <w:color w:val="FF0000"/>
        </w:rPr>
        <w:t xml:space="preserve"> more than one, select the relevant ethnic groups.</w:t>
      </w:r>
    </w:p>
    <w:tbl>
      <w:tblPr>
        <w:tblStyle w:val="TipTable"/>
        <w:tblpPr w:leftFromText="180" w:rightFromText="180" w:vertAnchor="text" w:horzAnchor="margin" w:tblpY="-44"/>
        <w:tblW w:w="5038" w:type="pct"/>
        <w:tblLook w:val="04A0" w:firstRow="1" w:lastRow="0" w:firstColumn="1" w:lastColumn="0" w:noHBand="0" w:noVBand="1"/>
      </w:tblPr>
      <w:tblGrid>
        <w:gridCol w:w="241"/>
        <w:gridCol w:w="8827"/>
      </w:tblGrid>
      <w:tr w:rsidR="007C2C0C" w14:paraId="6C2842DE" w14:textId="77777777" w:rsidTr="00F21F02">
        <w:trPr>
          <w:trHeight w:hRule="exact" w:val="560"/>
        </w:trPr>
        <w:tc>
          <w:tcPr>
            <w:cnfStyle w:val="001000000000" w:firstRow="0" w:lastRow="0" w:firstColumn="1" w:lastColumn="0" w:oddVBand="0" w:evenVBand="0" w:oddHBand="0" w:evenHBand="0" w:firstRowFirstColumn="0" w:firstRowLastColumn="0" w:lastRowFirstColumn="0" w:lastRowLastColumn="0"/>
            <w:tcW w:w="133" w:type="pct"/>
          </w:tcPr>
          <w:p w14:paraId="539A5FBB" w14:textId="77777777" w:rsidR="007C2C0C" w:rsidRDefault="007C2C0C" w:rsidP="00F21F02"/>
          <w:p w14:paraId="64577DE5" w14:textId="77777777" w:rsidR="007C2C0C" w:rsidRDefault="007C2C0C" w:rsidP="00F21F02"/>
          <w:p w14:paraId="0B85A8CA" w14:textId="77777777" w:rsidR="007C2C0C" w:rsidRDefault="007C2C0C" w:rsidP="00F21F02">
            <w:r>
              <w:rPr>
                <w:noProof/>
              </w:rPr>
              <mc:AlternateContent>
                <mc:Choice Requires="wpg">
                  <w:drawing>
                    <wp:anchor distT="0" distB="0" distL="114300" distR="114300" simplePos="0" relativeHeight="251738112" behindDoc="0" locked="0" layoutInCell="1" allowOverlap="1" wp14:anchorId="5F9A27EC" wp14:editId="37FA6A84">
                      <wp:simplePos x="0" y="0"/>
                      <wp:positionH relativeFrom="margin">
                        <wp:align>right</wp:align>
                      </wp:positionH>
                      <wp:positionV relativeFrom="margin">
                        <wp:align>top</wp:align>
                      </wp:positionV>
                      <wp:extent cx="141605" cy="141605"/>
                      <wp:effectExtent l="0" t="0" r="0" b="0"/>
                      <wp:wrapSquare wrapText="bothSides"/>
                      <wp:docPr id="22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29"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30"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D6282A4" id="Group 5" o:spid="_x0000_s1026" style="position:absolute;margin-left:-40.05pt;margin-top:0;width:11.15pt;height:11.15pt;z-index:251738112;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7" w:type="pct"/>
          </w:tcPr>
          <w:p w14:paraId="21A904C2" w14:textId="68035923" w:rsidR="007C2C0C" w:rsidRDefault="007C2C0C" w:rsidP="00F21F02">
            <w:pPr>
              <w:pStyle w:val="TipText"/>
              <w:cnfStyle w:val="000000000000" w:firstRow="0" w:lastRow="0" w:firstColumn="0" w:lastColumn="0" w:oddVBand="0" w:evenVBand="0" w:oddHBand="0" w:evenHBand="0" w:firstRowFirstColumn="0" w:firstRowLastColumn="0" w:lastRowFirstColumn="0" w:lastRowLastColumn="0"/>
            </w:pPr>
            <w:r>
              <w:t>If there is no available information, key in NA.</w:t>
            </w:r>
          </w:p>
        </w:tc>
      </w:tr>
    </w:tbl>
    <w:p w14:paraId="326CA956" w14:textId="77777777" w:rsidR="007C2C0C" w:rsidRPr="00F21F02" w:rsidRDefault="007C2C0C" w:rsidP="00F21F02">
      <w:pPr>
        <w:pStyle w:val="ListParagraph"/>
        <w:ind w:left="360"/>
        <w:rPr>
          <w:color w:val="FF0000"/>
        </w:rPr>
      </w:pPr>
    </w:p>
    <w:p w14:paraId="542DFFBF" w14:textId="37380142" w:rsidR="00D54C5B" w:rsidRDefault="0009450F" w:rsidP="0085093E">
      <w:pPr>
        <w:pStyle w:val="ListParagraph"/>
        <w:numPr>
          <w:ilvl w:val="0"/>
          <w:numId w:val="28"/>
        </w:numPr>
      </w:pPr>
      <w:r>
        <w:t xml:space="preserve">Select </w:t>
      </w:r>
      <w:r w:rsidR="00441F17">
        <w:t>p</w:t>
      </w:r>
      <w:r>
        <w:t>henotype</w:t>
      </w:r>
      <w:r w:rsidR="00C05DC5">
        <w:t xml:space="preserve"> based on the</w:t>
      </w:r>
      <w:r w:rsidR="00DA0AF9">
        <w:t xml:space="preserve"> CPIC or DPWG guidelines available or based on the</w:t>
      </w:r>
      <w:r w:rsidR="00C05DC5">
        <w:t xml:space="preserve"> </w:t>
      </w:r>
      <w:r w:rsidR="00DA0AF9">
        <w:t>phenotype mentioned in the research paper</w:t>
      </w:r>
      <w:r w:rsidR="00C05DC5">
        <w:t xml:space="preserve">. </w:t>
      </w:r>
      <w:r w:rsidR="00DA0AF9">
        <w:t xml:space="preserve">If there is no information mentioned above, use </w:t>
      </w:r>
      <w:r w:rsidR="00C55E25">
        <w:fldChar w:fldCharType="begin"/>
      </w:r>
      <w:r w:rsidR="00C55E25">
        <w:instrText xml:space="preserve"> REF _Ref443315539 \h </w:instrText>
      </w:r>
      <w:r w:rsidR="00C55E25">
        <w:fldChar w:fldCharType="separate"/>
      </w:r>
      <w:r w:rsidR="00C55E25" w:rsidRPr="00500427">
        <w:t xml:space="preserve">Table </w:t>
      </w:r>
      <w:r w:rsidR="00C55E25">
        <w:rPr>
          <w:noProof/>
        </w:rPr>
        <w:t>2</w:t>
      </w:r>
      <w:r w:rsidR="00C55E25">
        <w:fldChar w:fldCharType="end"/>
      </w:r>
      <w:r w:rsidR="00C05DC5">
        <w:t xml:space="preserve"> to identify the suitable phenotype.</w:t>
      </w:r>
    </w:p>
    <w:tbl>
      <w:tblPr>
        <w:tblStyle w:val="TipTable"/>
        <w:tblpPr w:leftFromText="180" w:rightFromText="180" w:vertAnchor="text" w:horzAnchor="margin" w:tblpY="-44"/>
        <w:tblW w:w="5038" w:type="pct"/>
        <w:tblLook w:val="04A0" w:firstRow="1" w:lastRow="0" w:firstColumn="1" w:lastColumn="0" w:noHBand="0" w:noVBand="1"/>
      </w:tblPr>
      <w:tblGrid>
        <w:gridCol w:w="241"/>
        <w:gridCol w:w="8827"/>
      </w:tblGrid>
      <w:tr w:rsidR="00DA0AF9" w14:paraId="0564CDAB" w14:textId="77777777" w:rsidTr="00040BD9">
        <w:trPr>
          <w:trHeight w:hRule="exact" w:val="560"/>
        </w:trPr>
        <w:tc>
          <w:tcPr>
            <w:cnfStyle w:val="001000000000" w:firstRow="0" w:lastRow="0" w:firstColumn="1" w:lastColumn="0" w:oddVBand="0" w:evenVBand="0" w:oddHBand="0" w:evenHBand="0" w:firstRowFirstColumn="0" w:firstRowLastColumn="0" w:lastRowFirstColumn="0" w:lastRowLastColumn="0"/>
            <w:tcW w:w="133" w:type="pct"/>
          </w:tcPr>
          <w:p w14:paraId="05629FB1" w14:textId="77777777" w:rsidR="00DA0AF9" w:rsidRDefault="00DA0AF9" w:rsidP="00040BD9"/>
          <w:p w14:paraId="3394F4AF" w14:textId="77777777" w:rsidR="00DA0AF9" w:rsidRDefault="00DA0AF9" w:rsidP="00040BD9"/>
          <w:p w14:paraId="747BBDEE" w14:textId="77777777" w:rsidR="00DA0AF9" w:rsidRDefault="00DA0AF9" w:rsidP="00040BD9">
            <w:r>
              <w:rPr>
                <w:noProof/>
              </w:rPr>
              <mc:AlternateContent>
                <mc:Choice Requires="wpg">
                  <w:drawing>
                    <wp:anchor distT="0" distB="0" distL="114300" distR="114300" simplePos="0" relativeHeight="251742208" behindDoc="0" locked="0" layoutInCell="1" allowOverlap="1" wp14:anchorId="0732C230" wp14:editId="41504D3B">
                      <wp:simplePos x="0" y="0"/>
                      <wp:positionH relativeFrom="margin">
                        <wp:align>right</wp:align>
                      </wp:positionH>
                      <wp:positionV relativeFrom="margin">
                        <wp:align>top</wp:align>
                      </wp:positionV>
                      <wp:extent cx="141605" cy="141605"/>
                      <wp:effectExtent l="0" t="0" r="0" b="0"/>
                      <wp:wrapSquare wrapText="bothSides"/>
                      <wp:docPr id="23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35"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36"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D5696A9" id="Group 5" o:spid="_x0000_s1026" style="position:absolute;margin-left:-40.05pt;margin-top:0;width:11.15pt;height:11.15pt;z-index:251742208;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7" w:type="pct"/>
          </w:tcPr>
          <w:p w14:paraId="4A3243EE" w14:textId="77777777" w:rsidR="00DA0AF9" w:rsidRDefault="00DA0AF9" w:rsidP="00040BD9">
            <w:pPr>
              <w:pStyle w:val="TipText"/>
              <w:cnfStyle w:val="000000000000" w:firstRow="0" w:lastRow="0" w:firstColumn="0" w:lastColumn="0" w:oddVBand="0" w:evenVBand="0" w:oddHBand="0" w:evenHBand="0" w:firstRowFirstColumn="0" w:firstRowLastColumn="0" w:lastRowFirstColumn="0" w:lastRowLastColumn="0"/>
            </w:pPr>
            <w:r>
              <w:t>If there is no available information, key in NA.</w:t>
            </w:r>
          </w:p>
        </w:tc>
      </w:tr>
    </w:tbl>
    <w:p w14:paraId="3F6E1DDB" w14:textId="7631E5C0" w:rsidR="001D7D6A" w:rsidRDefault="00842EA0" w:rsidP="0085093E">
      <w:pPr>
        <w:pStyle w:val="ListParagraph"/>
        <w:numPr>
          <w:ilvl w:val="0"/>
          <w:numId w:val="28"/>
        </w:numPr>
      </w:pPr>
      <w:r>
        <w:lastRenderedPageBreak/>
        <w:t xml:space="preserve">Record </w:t>
      </w:r>
      <w:r w:rsidR="00441F17">
        <w:t>r</w:t>
      </w:r>
      <w:r>
        <w:t>emarks (Metabolism/PK/PD</w:t>
      </w:r>
      <w:r w:rsidR="0078319D">
        <w:t>)</w:t>
      </w:r>
      <w:r w:rsidR="001D7D6A">
        <w:t xml:space="preserve">. When comparing between subjects, use </w:t>
      </w:r>
      <w:r w:rsidR="0078319D">
        <w:t>the</w:t>
      </w:r>
      <w:r w:rsidR="001D7D6A">
        <w:t xml:space="preserve"> genotype when describing. Combine all the </w:t>
      </w:r>
      <w:r w:rsidR="009D2280">
        <w:t xml:space="preserve">information on Metabolism/PK/PD </w:t>
      </w:r>
      <w:r w:rsidR="001D7D6A">
        <w:t>mentioned in different papers into the remarks</w:t>
      </w:r>
      <w:r w:rsidR="009D2280">
        <w:t>, mention th</w:t>
      </w:r>
      <w:r w:rsidR="00FF111D">
        <w:t xml:space="preserve">e key points first followed by additional </w:t>
      </w:r>
      <w:r w:rsidR="009D2280">
        <w:t>details</w:t>
      </w:r>
      <w:r w:rsidR="003F7834">
        <w:t>.</w:t>
      </w:r>
      <w:r w:rsidR="00850938">
        <w:t xml:space="preserve"> Be careful the determination of wild type which is not always same as th</w:t>
      </w:r>
      <w:r w:rsidR="00660C2A">
        <w:t>e reference sequence. T</w:t>
      </w:r>
      <w:r w:rsidR="00850938">
        <w:t xml:space="preserve">o determine wild type </w:t>
      </w:r>
      <w:r w:rsidR="00660C2A">
        <w:t>genotype,</w:t>
      </w:r>
      <w:r w:rsidR="00850938">
        <w:t xml:space="preserve"> we would have to check the global </w:t>
      </w:r>
      <w:r w:rsidR="00660C2A">
        <w:t>MAF of the variant or refer to the research paper to see if the wild type of the variant is mentioned.</w:t>
      </w:r>
    </w:p>
    <w:p w14:paraId="1E2A8145" w14:textId="479B4FA4" w:rsidR="007D0F27" w:rsidRDefault="007E1017" w:rsidP="00F21F02">
      <w:pPr>
        <w:pStyle w:val="ListParagraph"/>
        <w:ind w:left="360"/>
      </w:pPr>
      <w:r>
        <w:t>Use the</w:t>
      </w:r>
      <w:r w:rsidR="007D0F27">
        <w:t xml:space="preserve"> following</w:t>
      </w:r>
      <w:r>
        <w:t xml:space="preserve"> format</w:t>
      </w:r>
      <w:r w:rsidR="0022143C">
        <w:t xml:space="preserve"> examples</w:t>
      </w:r>
      <w:r>
        <w:t xml:space="preserve"> </w:t>
      </w:r>
      <w:r w:rsidR="007D0F27">
        <w:t>to describe the remarks</w:t>
      </w:r>
      <w:r>
        <w:t>:</w:t>
      </w:r>
      <w:r w:rsidR="00842EA0">
        <w:t xml:space="preserve"> </w:t>
      </w:r>
    </w:p>
    <w:p w14:paraId="47113C8C" w14:textId="18F1483C" w:rsidR="002370A8" w:rsidRPr="00405AA5" w:rsidRDefault="00860CEB" w:rsidP="00F21F02">
      <w:pPr>
        <w:pStyle w:val="ListParagraph"/>
        <w:numPr>
          <w:ilvl w:val="0"/>
          <w:numId w:val="29"/>
        </w:numPr>
        <w:rPr>
          <w:color w:val="FF0000"/>
        </w:rPr>
      </w:pPr>
      <w:r w:rsidRPr="00F21F02">
        <w:rPr>
          <w:color w:val="FF0000"/>
        </w:rPr>
        <w:t>Compared with wild type</w:t>
      </w:r>
      <w:r w:rsidR="009E1BE2" w:rsidRPr="00405AA5">
        <w:rPr>
          <w:color w:val="FF0000"/>
        </w:rPr>
        <w:t xml:space="preserve"> [g</w:t>
      </w:r>
      <w:r w:rsidR="00441F17" w:rsidRPr="00F21F02">
        <w:rPr>
          <w:color w:val="FF0000"/>
        </w:rPr>
        <w:t>enotype]</w:t>
      </w:r>
      <w:r w:rsidRPr="00F21F02">
        <w:rPr>
          <w:color w:val="FF0000"/>
        </w:rPr>
        <w:t xml:space="preserve">, </w:t>
      </w:r>
      <w:r w:rsidR="00441F17" w:rsidRPr="00F21F02">
        <w:rPr>
          <w:color w:val="FF0000"/>
        </w:rPr>
        <w:t>[</w:t>
      </w:r>
      <w:r w:rsidR="00C75460" w:rsidRPr="00F21F02">
        <w:rPr>
          <w:color w:val="FF0000"/>
        </w:rPr>
        <w:t>g</w:t>
      </w:r>
      <w:r w:rsidR="00441F17" w:rsidRPr="00F21F02">
        <w:rPr>
          <w:color w:val="FF0000"/>
        </w:rPr>
        <w:t>enotype]</w:t>
      </w:r>
      <w:r w:rsidR="009E1BE2" w:rsidRPr="00405AA5">
        <w:rPr>
          <w:color w:val="FF0000"/>
        </w:rPr>
        <w:t xml:space="preserve"> </w:t>
      </w:r>
      <w:r w:rsidRPr="00F21F02">
        <w:rPr>
          <w:color w:val="FF0000"/>
        </w:rPr>
        <w:t>had decreased</w:t>
      </w:r>
      <w:r w:rsidR="00441F17" w:rsidRPr="00F21F02">
        <w:rPr>
          <w:color w:val="FF0000"/>
        </w:rPr>
        <w:t>/increased</w:t>
      </w:r>
      <w:r w:rsidRPr="00F21F02">
        <w:rPr>
          <w:color w:val="FF0000"/>
        </w:rPr>
        <w:t xml:space="preserve"> metabolism of </w:t>
      </w:r>
      <w:r w:rsidR="00441F17" w:rsidRPr="00F21F02">
        <w:rPr>
          <w:color w:val="FF0000"/>
        </w:rPr>
        <w:t>[Drug]</w:t>
      </w:r>
      <w:r w:rsidRPr="00F21F02">
        <w:rPr>
          <w:color w:val="FF0000"/>
        </w:rPr>
        <w:t xml:space="preserve"> </w:t>
      </w:r>
      <w:r w:rsidR="0022143C" w:rsidRPr="00405AA5">
        <w:rPr>
          <w:color w:val="FF0000"/>
        </w:rPr>
        <w:t xml:space="preserve">in </w:t>
      </w:r>
      <w:r w:rsidR="0022143C" w:rsidRPr="00D366D3">
        <w:rPr>
          <w:color w:val="FF0000"/>
        </w:rPr>
        <w:t>[subjects</w:t>
      </w:r>
      <w:r w:rsidR="0022143C" w:rsidRPr="00405AA5">
        <w:rPr>
          <w:color w:val="FF0000"/>
        </w:rPr>
        <w:t xml:space="preserve">] </w:t>
      </w:r>
      <w:r w:rsidR="00441F17" w:rsidRPr="00F21F02">
        <w:rPr>
          <w:color w:val="FF0000"/>
        </w:rPr>
        <w:t>[N=x vs N=x, x% vs</w:t>
      </w:r>
      <w:r w:rsidRPr="00F21F02">
        <w:rPr>
          <w:color w:val="FF0000"/>
        </w:rPr>
        <w:t xml:space="preserve"> </w:t>
      </w:r>
      <w:r w:rsidR="00441F17" w:rsidRPr="00F21F02">
        <w:rPr>
          <w:color w:val="FF0000"/>
        </w:rPr>
        <w:t>x</w:t>
      </w:r>
      <w:r w:rsidRPr="00F21F02">
        <w:rPr>
          <w:color w:val="FF0000"/>
        </w:rPr>
        <w:t>%</w:t>
      </w:r>
      <w:r w:rsidR="00441F17" w:rsidRPr="00F21F02">
        <w:rPr>
          <w:color w:val="FF0000"/>
        </w:rPr>
        <w:t>,</w:t>
      </w:r>
      <w:r w:rsidRPr="00F21F02">
        <w:rPr>
          <w:color w:val="FF0000"/>
        </w:rPr>
        <w:t xml:space="preserve"> </w:t>
      </w:r>
      <w:r w:rsidR="008B441C">
        <w:rPr>
          <w:color w:val="FF0000"/>
        </w:rPr>
        <w:t>P</w:t>
      </w:r>
      <w:r w:rsidR="00441F17" w:rsidRPr="00F21F02">
        <w:rPr>
          <w:color w:val="FF0000"/>
        </w:rPr>
        <w:t>=</w:t>
      </w:r>
      <w:r w:rsidR="007D0F27" w:rsidRPr="00F21F02">
        <w:rPr>
          <w:color w:val="FF0000"/>
        </w:rPr>
        <w:t>x] [</w:t>
      </w:r>
      <w:r w:rsidR="00441F17" w:rsidRPr="00F21F02">
        <w:rPr>
          <w:color w:val="FF0000"/>
        </w:rPr>
        <w:t>reference]</w:t>
      </w:r>
    </w:p>
    <w:p w14:paraId="3B00FFA3" w14:textId="7B6CF13F" w:rsidR="008A7081" w:rsidRDefault="002370A8" w:rsidP="00F21F02">
      <w:pPr>
        <w:pStyle w:val="ListParagraph"/>
        <w:numPr>
          <w:ilvl w:val="0"/>
          <w:numId w:val="29"/>
        </w:numPr>
        <w:rPr>
          <w:color w:val="FF0000"/>
        </w:rPr>
      </w:pPr>
      <w:r w:rsidRPr="00405AA5">
        <w:rPr>
          <w:color w:val="FF0000"/>
        </w:rPr>
        <w:t xml:space="preserve">Compared with wild type [genotype], </w:t>
      </w:r>
      <w:r w:rsidR="00C75460" w:rsidRPr="00F21F02">
        <w:rPr>
          <w:color w:val="FF0000"/>
        </w:rPr>
        <w:t>[g</w:t>
      </w:r>
      <w:r w:rsidRPr="00405AA5">
        <w:rPr>
          <w:color w:val="FF0000"/>
        </w:rPr>
        <w:t>enotype] had decreased/increased elimination of [Drug], with higher/lower AUC</w:t>
      </w:r>
      <w:r w:rsidRPr="003F7834">
        <w:rPr>
          <w:color w:val="FF0000"/>
        </w:rPr>
        <w:t>/</w:t>
      </w:r>
      <w:r w:rsidR="003F7834">
        <w:rPr>
          <w:color w:val="FF0000"/>
        </w:rPr>
        <w:t xml:space="preserve">intrinsic </w:t>
      </w:r>
      <w:r w:rsidRPr="00405AA5">
        <w:rPr>
          <w:color w:val="FF0000"/>
        </w:rPr>
        <w:t xml:space="preserve">clearance </w:t>
      </w:r>
      <w:r w:rsidR="0022143C" w:rsidRPr="00405AA5">
        <w:rPr>
          <w:color w:val="FF0000"/>
        </w:rPr>
        <w:t>in [</w:t>
      </w:r>
      <w:r w:rsidR="0022143C" w:rsidRPr="00D366D3">
        <w:rPr>
          <w:color w:val="FF0000"/>
        </w:rPr>
        <w:t>subjects</w:t>
      </w:r>
      <w:r w:rsidR="0022143C" w:rsidRPr="00405AA5">
        <w:rPr>
          <w:color w:val="FF0000"/>
        </w:rPr>
        <w:t xml:space="preserve">] </w:t>
      </w:r>
      <w:r w:rsidRPr="00405AA5">
        <w:rPr>
          <w:color w:val="FF0000"/>
        </w:rPr>
        <w:t xml:space="preserve">[N=x vs N=x, </w:t>
      </w:r>
      <w:r w:rsidRPr="003F7834">
        <w:rPr>
          <w:color w:val="FF0000"/>
        </w:rPr>
        <w:t xml:space="preserve">value vs value, </w:t>
      </w:r>
      <w:r w:rsidR="008B441C">
        <w:rPr>
          <w:color w:val="FF0000"/>
        </w:rPr>
        <w:t>P</w:t>
      </w:r>
      <w:r w:rsidRPr="003F7834">
        <w:rPr>
          <w:color w:val="FF0000"/>
        </w:rPr>
        <w:t xml:space="preserve">=x] </w:t>
      </w:r>
    </w:p>
    <w:p w14:paraId="15E1D145" w14:textId="1D6FFAB8" w:rsidR="003F7834" w:rsidRDefault="00FF111D" w:rsidP="00F21F02">
      <w:pPr>
        <w:pStyle w:val="ListParagraph"/>
        <w:numPr>
          <w:ilvl w:val="0"/>
          <w:numId w:val="29"/>
        </w:numPr>
        <w:rPr>
          <w:color w:val="FF0000"/>
        </w:rPr>
      </w:pPr>
      <w:r w:rsidRPr="00C131F0">
        <w:rPr>
          <w:color w:val="FF0000"/>
        </w:rPr>
        <w:t>Compared with wild type [genotype], [genotype] had</w:t>
      </w:r>
      <w:r>
        <w:rPr>
          <w:color w:val="FF0000"/>
        </w:rPr>
        <w:t xml:space="preserve"> d</w:t>
      </w:r>
      <w:r w:rsidR="003F7834">
        <w:rPr>
          <w:color w:val="FF0000"/>
        </w:rPr>
        <w:t xml:space="preserve">ecreased/increased expression </w:t>
      </w:r>
      <w:r>
        <w:rPr>
          <w:color w:val="FF0000"/>
        </w:rPr>
        <w:t xml:space="preserve">levels </w:t>
      </w:r>
      <w:r w:rsidR="003F7834">
        <w:rPr>
          <w:color w:val="FF0000"/>
        </w:rPr>
        <w:t>of [gene]</w:t>
      </w:r>
      <w:r>
        <w:rPr>
          <w:color w:val="FF0000"/>
        </w:rPr>
        <w:t xml:space="preserve"> </w:t>
      </w:r>
      <w:r w:rsidR="008874E5">
        <w:rPr>
          <w:color w:val="FF0000"/>
        </w:rPr>
        <w:t>when assayed with [experiment]</w:t>
      </w:r>
      <w:r w:rsidR="0022143C" w:rsidRPr="0022143C">
        <w:t xml:space="preserve"> </w:t>
      </w:r>
      <w:r w:rsidR="0022143C" w:rsidRPr="0022143C">
        <w:rPr>
          <w:color w:val="FF0000"/>
        </w:rPr>
        <w:t xml:space="preserve">in [subjects] </w:t>
      </w:r>
      <w:r w:rsidR="0022143C">
        <w:rPr>
          <w:color w:val="FF0000"/>
        </w:rPr>
        <w:t xml:space="preserve">[N=x, value vs value, </w:t>
      </w:r>
      <w:r w:rsidR="008B441C">
        <w:rPr>
          <w:color w:val="FF0000"/>
        </w:rPr>
        <w:t>P</w:t>
      </w:r>
      <w:r w:rsidR="0022143C">
        <w:rPr>
          <w:color w:val="FF0000"/>
        </w:rPr>
        <w:t xml:space="preserve">=x] </w:t>
      </w:r>
      <w:r>
        <w:rPr>
          <w:color w:val="FF0000"/>
        </w:rPr>
        <w:t>[reference]</w:t>
      </w:r>
    </w:p>
    <w:p w14:paraId="1BD5CB14" w14:textId="6BF22FFF" w:rsidR="003F7834" w:rsidRPr="00F21F02" w:rsidDel="00441F17" w:rsidRDefault="00FF111D" w:rsidP="00F21F02">
      <w:pPr>
        <w:pStyle w:val="ListParagraph"/>
        <w:numPr>
          <w:ilvl w:val="0"/>
          <w:numId w:val="29"/>
        </w:numPr>
        <w:rPr>
          <w:color w:val="FF0000"/>
        </w:rPr>
      </w:pPr>
      <w:r w:rsidRPr="00C131F0">
        <w:rPr>
          <w:color w:val="FF0000"/>
        </w:rPr>
        <w:t>Compared with wild type [genotype], [genotype] had</w:t>
      </w:r>
      <w:r>
        <w:rPr>
          <w:color w:val="FF0000"/>
        </w:rPr>
        <w:t xml:space="preserve"> d</w:t>
      </w:r>
      <w:r w:rsidR="003F7834">
        <w:rPr>
          <w:color w:val="FF0000"/>
        </w:rPr>
        <w:t>ecreased/increased [gene] enzyme activity</w:t>
      </w:r>
      <w:r>
        <w:rPr>
          <w:color w:val="FF0000"/>
        </w:rPr>
        <w:t xml:space="preserve"> </w:t>
      </w:r>
      <w:r w:rsidR="008874E5">
        <w:rPr>
          <w:color w:val="FF0000"/>
        </w:rPr>
        <w:t>when assayed with [experiment]</w:t>
      </w:r>
      <w:r w:rsidR="0022143C" w:rsidRPr="0022143C">
        <w:rPr>
          <w:color w:val="FF0000"/>
        </w:rPr>
        <w:t xml:space="preserve"> </w:t>
      </w:r>
      <w:r w:rsidR="0022143C" w:rsidRPr="00C131F0">
        <w:rPr>
          <w:color w:val="FF0000"/>
        </w:rPr>
        <w:t>in [subjects]</w:t>
      </w:r>
      <w:r w:rsidR="0022143C" w:rsidRPr="0022143C">
        <w:rPr>
          <w:color w:val="FF0000"/>
        </w:rPr>
        <w:t xml:space="preserve"> </w:t>
      </w:r>
      <w:r w:rsidR="0022143C">
        <w:rPr>
          <w:color w:val="FF0000"/>
        </w:rPr>
        <w:t xml:space="preserve">[N=x, value vs value, </w:t>
      </w:r>
      <w:r w:rsidR="008B441C">
        <w:rPr>
          <w:color w:val="FF0000"/>
        </w:rPr>
        <w:t>P</w:t>
      </w:r>
      <w:r w:rsidR="0022143C">
        <w:rPr>
          <w:color w:val="FF0000"/>
        </w:rPr>
        <w:t>=x]</w:t>
      </w:r>
      <w:r w:rsidR="0022143C" w:rsidRPr="00C131F0">
        <w:rPr>
          <w:color w:val="FF0000"/>
        </w:rPr>
        <w:t xml:space="preserve"> </w:t>
      </w:r>
      <w:r>
        <w:rPr>
          <w:color w:val="FF0000"/>
        </w:rPr>
        <w:t>[reference]</w:t>
      </w:r>
    </w:p>
    <w:tbl>
      <w:tblPr>
        <w:tblStyle w:val="TipTable"/>
        <w:tblpPr w:leftFromText="180" w:rightFromText="180" w:vertAnchor="text" w:horzAnchor="margin" w:tblpY="-44"/>
        <w:tblW w:w="4994" w:type="pct"/>
        <w:tblLook w:val="04A0" w:firstRow="1" w:lastRow="0" w:firstColumn="1" w:lastColumn="0" w:noHBand="0" w:noVBand="1"/>
      </w:tblPr>
      <w:tblGrid>
        <w:gridCol w:w="243"/>
        <w:gridCol w:w="8746"/>
      </w:tblGrid>
      <w:tr w:rsidR="008A7081" w14:paraId="6ACDA36D" w14:textId="77777777" w:rsidTr="00F21F02">
        <w:trPr>
          <w:trHeight w:hRule="exact" w:val="1326"/>
        </w:trPr>
        <w:tc>
          <w:tcPr>
            <w:cnfStyle w:val="001000000000" w:firstRow="0" w:lastRow="0" w:firstColumn="1" w:lastColumn="0" w:oddVBand="0" w:evenVBand="0" w:oddHBand="0" w:evenHBand="0" w:firstRowFirstColumn="0" w:firstRowLastColumn="0" w:lastRowFirstColumn="0" w:lastRowLastColumn="0"/>
            <w:tcW w:w="135" w:type="pct"/>
          </w:tcPr>
          <w:p w14:paraId="305BD394" w14:textId="77777777" w:rsidR="008A7081" w:rsidRDefault="008A7081" w:rsidP="00C55E25"/>
          <w:p w14:paraId="4DD0938E" w14:textId="77777777" w:rsidR="008A7081" w:rsidRDefault="008A7081" w:rsidP="00C55E25"/>
          <w:p w14:paraId="55B990AB" w14:textId="77777777" w:rsidR="008A7081" w:rsidRDefault="008A7081" w:rsidP="00C55E25">
            <w:r>
              <w:rPr>
                <w:noProof/>
              </w:rPr>
              <mc:AlternateContent>
                <mc:Choice Requires="wpg">
                  <w:drawing>
                    <wp:anchor distT="0" distB="0" distL="114300" distR="114300" simplePos="0" relativeHeight="251715584" behindDoc="0" locked="0" layoutInCell="1" allowOverlap="1" wp14:anchorId="6E038408" wp14:editId="17ED156E">
                      <wp:simplePos x="0" y="0"/>
                      <wp:positionH relativeFrom="margin">
                        <wp:align>right</wp:align>
                      </wp:positionH>
                      <wp:positionV relativeFrom="margin">
                        <wp:align>top</wp:align>
                      </wp:positionV>
                      <wp:extent cx="141605" cy="141605"/>
                      <wp:effectExtent l="0" t="0" r="0" b="0"/>
                      <wp:wrapSquare wrapText="bothSides"/>
                      <wp:docPr id="15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192"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193"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7754F222" id="Group 5" o:spid="_x0000_s1026" style="position:absolute;margin-left:-40.05pt;margin-top:0;width:11.15pt;height:11.15pt;z-index:251715584;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4AEFC10B" w14:textId="30F6E4DB" w:rsidR="008A7081" w:rsidRDefault="008A7081" w:rsidP="00405AA5">
            <w:pPr>
              <w:pStyle w:val="TipText"/>
              <w:cnfStyle w:val="000000000000" w:firstRow="0" w:lastRow="0" w:firstColumn="0" w:lastColumn="0" w:oddVBand="0" w:evenVBand="0" w:oddHBand="0" w:evenHBand="0" w:firstRowFirstColumn="0" w:firstRowLastColumn="0" w:lastRowFirstColumn="0" w:lastRowLastColumn="0"/>
            </w:pPr>
            <w:r>
              <w:t xml:space="preserve">Use </w:t>
            </w:r>
            <w:r w:rsidRPr="00ED7199">
              <w:rPr>
                <w:b/>
              </w:rPr>
              <w:t>N</w:t>
            </w:r>
            <w:r>
              <w:t xml:space="preserve"> when representing numbers of subjects, </w:t>
            </w:r>
            <w:r w:rsidRPr="00ED7199">
              <w:rPr>
                <w:b/>
              </w:rPr>
              <w:t>vs</w:t>
            </w:r>
            <w:r>
              <w:t xml:space="preserve"> when comparing between the values and </w:t>
            </w:r>
            <w:r w:rsidR="008B441C">
              <w:rPr>
                <w:b/>
              </w:rPr>
              <w:t>P</w:t>
            </w:r>
            <w:r w:rsidR="00FE67D9">
              <w:t xml:space="preserve"> when indicating p-value. When using</w:t>
            </w:r>
            <w:r w:rsidR="00FE67D9" w:rsidRPr="00C131F0">
              <w:rPr>
                <w:b/>
              </w:rPr>
              <w:t xml:space="preserve"> vs</w:t>
            </w:r>
            <w:r w:rsidR="00FE67D9" w:rsidRPr="00C131F0">
              <w:t xml:space="preserve">, </w:t>
            </w:r>
            <w:r w:rsidR="00FE67D9">
              <w:t xml:space="preserve">the sequence must be according to the description respectively, e.g. </w:t>
            </w:r>
            <w:r w:rsidR="00751507">
              <w:t>*1/*1</w:t>
            </w:r>
            <w:r w:rsidR="00FE67D9">
              <w:t xml:space="preserve"> lower</w:t>
            </w:r>
            <w:r w:rsidR="00751507">
              <w:t xml:space="preserve"> activity</w:t>
            </w:r>
            <w:r w:rsidR="00FE67D9">
              <w:t xml:space="preserve"> compared to</w:t>
            </w:r>
            <w:r w:rsidR="00751507">
              <w:t xml:space="preserve"> *1/*2,</w:t>
            </w:r>
            <w:r w:rsidR="00FE67D9">
              <w:t xml:space="preserve"> </w:t>
            </w:r>
            <w:r w:rsidR="00751507">
              <w:t>(*1/*1</w:t>
            </w:r>
            <w:r w:rsidR="00FE67D9">
              <w:t xml:space="preserve"> </w:t>
            </w:r>
            <w:r w:rsidR="00751507">
              <w:t>value vs *1/*2</w:t>
            </w:r>
            <w:r w:rsidR="00FE67D9">
              <w:t xml:space="preserve"> value</w:t>
            </w:r>
            <w:r w:rsidR="00751507">
              <w:t>)</w:t>
            </w:r>
            <w:r w:rsidR="00FE67D9">
              <w:t xml:space="preserve">. </w:t>
            </w:r>
            <w:r>
              <w:t xml:space="preserve">Other symbols such as </w:t>
            </w:r>
            <w:r w:rsidRPr="00F21F02">
              <w:rPr>
                <w:b/>
              </w:rPr>
              <w:t>CI</w:t>
            </w:r>
            <w:r>
              <w:t xml:space="preserve">, </w:t>
            </w:r>
            <w:r w:rsidR="005D2C95" w:rsidRPr="00F21F02">
              <w:rPr>
                <w:b/>
              </w:rPr>
              <w:t>X^2</w:t>
            </w:r>
            <w:r w:rsidR="005D2C95">
              <w:t xml:space="preserve">, </w:t>
            </w:r>
            <w:r w:rsidR="005D2C95">
              <w:rPr>
                <w:b/>
              </w:rPr>
              <w:t>10^x,</w:t>
            </w:r>
            <w:r>
              <w:t xml:space="preserve"> </w:t>
            </w:r>
            <w:r w:rsidRPr="00F21F02">
              <w:rPr>
                <w:b/>
              </w:rPr>
              <w:t xml:space="preserve">± </w:t>
            </w:r>
            <w:r>
              <w:t xml:space="preserve">and </w:t>
            </w:r>
            <w:r w:rsidRPr="00F21F02">
              <w:rPr>
                <w:b/>
              </w:rPr>
              <w:t xml:space="preserve">OR </w:t>
            </w:r>
            <w:r>
              <w:t>should have the standard symbol using the uppercase or lowercase accordingly. Use comma and space to se</w:t>
            </w:r>
            <w:r w:rsidR="00231264">
              <w:t>parate the different components, e</w:t>
            </w:r>
            <w:r>
              <w:t xml:space="preserve">.g. </w:t>
            </w:r>
            <w:r w:rsidRPr="00F21F02">
              <w:rPr>
                <w:b/>
              </w:rPr>
              <w:t>(N=23, OR=5.5, 95% CI: 1.6–19.8, 3.7 ± 1.3 vs 13.7 ± 5.8ml/mg</w:t>
            </w:r>
            <w:r w:rsidR="005D2C95" w:rsidRPr="00F21F02">
              <w:rPr>
                <w:b/>
              </w:rPr>
              <w:t>, 4.2 pmol /10^7 RBC/h</w:t>
            </w:r>
            <w:r w:rsidRPr="00F21F02">
              <w:rPr>
                <w:b/>
              </w:rPr>
              <w:t>, X</w:t>
            </w:r>
            <w:r w:rsidR="005D2C95" w:rsidRPr="00F21F02">
              <w:rPr>
                <w:b/>
              </w:rPr>
              <w:t>^2</w:t>
            </w:r>
            <w:r w:rsidR="004D1A53" w:rsidRPr="00F21F02">
              <w:rPr>
                <w:b/>
              </w:rPr>
              <w:t xml:space="preserve">=3, </w:t>
            </w:r>
            <w:r w:rsidR="008B441C">
              <w:rPr>
                <w:b/>
              </w:rPr>
              <w:t>P</w:t>
            </w:r>
            <w:r w:rsidR="004D1A53" w:rsidRPr="00F21F02">
              <w:rPr>
                <w:b/>
              </w:rPr>
              <w:t>=</w:t>
            </w:r>
            <w:r w:rsidRPr="00F21F02">
              <w:rPr>
                <w:b/>
              </w:rPr>
              <w:t>0.001)</w:t>
            </w:r>
            <w:r w:rsidR="00281080">
              <w:rPr>
                <w:b/>
              </w:rPr>
              <w:t>.</w:t>
            </w:r>
          </w:p>
        </w:tc>
      </w:tr>
    </w:tbl>
    <w:p w14:paraId="070E80BC" w14:textId="5ECDDC04" w:rsidR="00860CEB" w:rsidRDefault="00860CEB" w:rsidP="00F21F02">
      <w:pPr>
        <w:pStyle w:val="ListParagraph"/>
      </w:pPr>
    </w:p>
    <w:p w14:paraId="4CB431B0" w14:textId="475610D4" w:rsidR="00B6214D" w:rsidRDefault="0009450F" w:rsidP="0085093E">
      <w:pPr>
        <w:pStyle w:val="ListParagraph"/>
        <w:numPr>
          <w:ilvl w:val="0"/>
          <w:numId w:val="28"/>
        </w:numPr>
      </w:pPr>
      <w:r>
        <w:t xml:space="preserve">Select </w:t>
      </w:r>
      <w:r w:rsidR="007676DF">
        <w:t>d</w:t>
      </w:r>
      <w:r>
        <w:t xml:space="preserve">rug </w:t>
      </w:r>
      <w:r w:rsidR="007676DF">
        <w:t>r</w:t>
      </w:r>
      <w:r>
        <w:t xml:space="preserve">esponse </w:t>
      </w:r>
      <w:r w:rsidR="007676DF">
        <w:t>t</w:t>
      </w:r>
      <w:r>
        <w:t xml:space="preserve">ype following the criteria in </w:t>
      </w:r>
      <w:r w:rsidR="001075A5">
        <w:fldChar w:fldCharType="begin"/>
      </w:r>
      <w:r w:rsidR="001075A5">
        <w:instrText xml:space="preserve"> REF _Ref444682883 \h </w:instrText>
      </w:r>
      <w:r w:rsidR="001075A5">
        <w:fldChar w:fldCharType="separate"/>
      </w:r>
      <w:r w:rsidR="001075A5" w:rsidRPr="00D366D3">
        <w:t xml:space="preserve">Table </w:t>
      </w:r>
      <w:r w:rsidR="001075A5" w:rsidRPr="00D366D3">
        <w:rPr>
          <w:noProof/>
        </w:rPr>
        <w:t>5</w:t>
      </w:r>
      <w:r w:rsidR="001075A5">
        <w:fldChar w:fldCharType="end"/>
      </w:r>
      <w:proofErr w:type="gramStart"/>
      <w:r>
        <w:t>,</w:t>
      </w:r>
      <w:proofErr w:type="gramEnd"/>
      <w:r>
        <w:t xml:space="preserve"> </w:t>
      </w:r>
      <w:r w:rsidR="00AD3ECC">
        <w:t>tick the necessary boxes if there are more than one response type.</w:t>
      </w:r>
    </w:p>
    <w:p w14:paraId="4A1A58DA" w14:textId="6C36FAF6" w:rsidR="00B6214D" w:rsidRDefault="007534D7" w:rsidP="00AD3ECC">
      <w:pPr>
        <w:pStyle w:val="ListParagraph"/>
        <w:numPr>
          <w:ilvl w:val="0"/>
          <w:numId w:val="28"/>
        </w:numPr>
      </w:pPr>
      <w:r>
        <w:t xml:space="preserve">Record </w:t>
      </w:r>
      <w:r w:rsidR="007676DF">
        <w:t>d</w:t>
      </w:r>
      <w:r>
        <w:t xml:space="preserve">rug </w:t>
      </w:r>
      <w:r w:rsidR="007676DF">
        <w:t>r</w:t>
      </w:r>
      <w:r>
        <w:t xml:space="preserve">esponse </w:t>
      </w:r>
      <w:r w:rsidR="007676DF">
        <w:t>d</w:t>
      </w:r>
      <w:r>
        <w:t xml:space="preserve">escription, </w:t>
      </w:r>
      <w:r w:rsidR="007676DF">
        <w:t>which describes</w:t>
      </w:r>
      <w:r>
        <w:t xml:space="preserve"> the drug response </w:t>
      </w:r>
      <w:r w:rsidR="00AD3ECC">
        <w:t xml:space="preserve">including </w:t>
      </w:r>
      <w:r>
        <w:t>the genotypes, effect, trend and associated diseases</w:t>
      </w:r>
      <w:r w:rsidR="00825216">
        <w:t xml:space="preserve"> found in the research paper/PharmGKB</w:t>
      </w:r>
      <w:r>
        <w:t xml:space="preserve">. </w:t>
      </w:r>
      <w:r w:rsidR="00AD3ECC" w:rsidRPr="00AD3ECC">
        <w:t xml:space="preserve">Combine all the information on </w:t>
      </w:r>
      <w:r w:rsidR="00AD3ECC">
        <w:t>drug response</w:t>
      </w:r>
      <w:r w:rsidR="00AD3ECC" w:rsidRPr="00AD3ECC">
        <w:t xml:space="preserve"> mentioned in different papers into the </w:t>
      </w:r>
      <w:r w:rsidR="00AD3ECC">
        <w:t>description</w:t>
      </w:r>
      <w:r w:rsidR="00AD3ECC" w:rsidRPr="00AD3ECC">
        <w:t>, mention the key points first followed by additional details.</w:t>
      </w:r>
      <w:r w:rsidR="00AD3ECC">
        <w:t xml:space="preserve"> </w:t>
      </w:r>
      <w:r w:rsidR="00825216">
        <w:t xml:space="preserve">Use the </w:t>
      </w:r>
      <w:r w:rsidR="007676DF">
        <w:t xml:space="preserve">following </w:t>
      </w:r>
      <w:r w:rsidR="00825216">
        <w:t>format</w:t>
      </w:r>
      <w:r w:rsidR="005E73AC">
        <w:t xml:space="preserve"> examples</w:t>
      </w:r>
      <w:r w:rsidR="00825216">
        <w:t xml:space="preserve"> </w:t>
      </w:r>
      <w:r w:rsidR="007676DF">
        <w:t>for the descriptions</w:t>
      </w:r>
      <w:r w:rsidR="00825216">
        <w:t xml:space="preserve">: </w:t>
      </w:r>
    </w:p>
    <w:p w14:paraId="0248C02F" w14:textId="0AB68505" w:rsidR="007676DF" w:rsidRDefault="009B75D8" w:rsidP="00F21F02">
      <w:pPr>
        <w:pStyle w:val="ListParagraph"/>
        <w:numPr>
          <w:ilvl w:val="0"/>
          <w:numId w:val="30"/>
        </w:numPr>
      </w:pPr>
      <w:r w:rsidRPr="00F21F02">
        <w:rPr>
          <w:b/>
        </w:rPr>
        <w:t>Efficacy</w:t>
      </w:r>
      <w:r>
        <w:t xml:space="preserve">: </w:t>
      </w:r>
      <w:r w:rsidR="00804746" w:rsidRPr="00C75460">
        <w:t>Compared with wild type</w:t>
      </w:r>
      <w:r w:rsidR="00804746" w:rsidRPr="00ED7199">
        <w:t xml:space="preserve"> [g</w:t>
      </w:r>
      <w:r w:rsidR="00804746" w:rsidRPr="00C75460">
        <w:t>enotype]</w:t>
      </w:r>
      <w:r w:rsidR="00AC2565">
        <w:t xml:space="preserve">, </w:t>
      </w:r>
      <w:r w:rsidR="00804746" w:rsidRPr="00ED7199">
        <w:t xml:space="preserve">[genotype] </w:t>
      </w:r>
      <w:r w:rsidR="00804746" w:rsidRPr="00C75460">
        <w:t>had</w:t>
      </w:r>
      <w:r>
        <w:t xml:space="preserve"> increased/decreased response to [drug], with increased/decreased [associated disease/conditions] </w:t>
      </w:r>
      <w:r w:rsidR="00AC2565" w:rsidRPr="00ED7199">
        <w:t>in [</w:t>
      </w:r>
      <w:r w:rsidR="00AC2565">
        <w:t>subjects</w:t>
      </w:r>
      <w:r w:rsidR="00AC2565" w:rsidRPr="00ED7199">
        <w:t xml:space="preserve">] </w:t>
      </w:r>
      <w:r>
        <w:t>[</w:t>
      </w:r>
      <w:r w:rsidR="004D744B">
        <w:t>N=</w:t>
      </w:r>
      <w:r w:rsidR="004A7592">
        <w:t xml:space="preserve">x, </w:t>
      </w:r>
      <w:r>
        <w:t>value</w:t>
      </w:r>
      <w:r w:rsidR="004A7592">
        <w:t>s</w:t>
      </w:r>
      <w:r>
        <w:t xml:space="preserve">, </w:t>
      </w:r>
      <w:r w:rsidR="001D25CE">
        <w:t>OR=</w:t>
      </w:r>
      <w:r w:rsidR="004D744B">
        <w:t xml:space="preserve"> </w:t>
      </w:r>
      <w:r>
        <w:t xml:space="preserve">x, 95% </w:t>
      </w:r>
      <w:r w:rsidR="004D744B">
        <w:t xml:space="preserve">CI: </w:t>
      </w:r>
      <w:r>
        <w:t>x</w:t>
      </w:r>
      <w:r w:rsidR="004D744B">
        <w:t xml:space="preserve">-x, </w:t>
      </w:r>
      <w:r w:rsidR="008B441C">
        <w:t>P</w:t>
      </w:r>
      <w:r w:rsidR="004D744B">
        <w:t>=x</w:t>
      </w:r>
      <w:r>
        <w:t>]</w:t>
      </w:r>
      <w:r w:rsidR="002256AC">
        <w:t xml:space="preserve"> [reference]</w:t>
      </w:r>
    </w:p>
    <w:p w14:paraId="6B9B686E" w14:textId="1719D408" w:rsidR="00C078F0" w:rsidRDefault="002256AC" w:rsidP="00F21F02">
      <w:pPr>
        <w:pStyle w:val="ListParagraph"/>
        <w:numPr>
          <w:ilvl w:val="0"/>
          <w:numId w:val="30"/>
        </w:numPr>
      </w:pPr>
      <w:r w:rsidRPr="00C078F0">
        <w:rPr>
          <w:b/>
        </w:rPr>
        <w:t>Toxicity</w:t>
      </w:r>
      <w:r w:rsidRPr="00F21F02">
        <w:t>:</w:t>
      </w:r>
      <w:r>
        <w:t xml:space="preserve"> </w:t>
      </w:r>
      <w:r w:rsidRPr="002256AC">
        <w:t>Compared with wild type [genotype], [genotype] had</w:t>
      </w:r>
      <w:r>
        <w:t xml:space="preserve"> increased/decreased risk of [associated disease/conditions] when treated with [drug] </w:t>
      </w:r>
      <w:r w:rsidR="00AC2565" w:rsidRPr="00AC2565">
        <w:t xml:space="preserve">in [subjects] </w:t>
      </w:r>
      <w:r>
        <w:t>[</w:t>
      </w:r>
      <w:r w:rsidR="004D744B">
        <w:t>N=</w:t>
      </w:r>
      <w:r w:rsidR="004A7592">
        <w:t xml:space="preserve">x, </w:t>
      </w:r>
      <w:r w:rsidR="004D744B">
        <w:t xml:space="preserve">OR: </w:t>
      </w:r>
      <w:r>
        <w:t xml:space="preserve">x, 95% </w:t>
      </w:r>
      <w:r w:rsidR="004D744B">
        <w:t xml:space="preserve">CI: </w:t>
      </w:r>
      <w:r>
        <w:t>x</w:t>
      </w:r>
      <w:r w:rsidR="004D744B">
        <w:t xml:space="preserve">-x, </w:t>
      </w:r>
      <w:r w:rsidR="008B441C">
        <w:t>P</w:t>
      </w:r>
      <w:r w:rsidR="004D744B">
        <w:t>=</w:t>
      </w:r>
      <w:r>
        <w:t>x] [reference]</w:t>
      </w:r>
    </w:p>
    <w:p w14:paraId="45C8B694" w14:textId="54E7E7C2" w:rsidR="00C078F0" w:rsidRDefault="002256AC" w:rsidP="00F21F02">
      <w:pPr>
        <w:pStyle w:val="ListParagraph"/>
      </w:pPr>
      <w:r w:rsidRPr="00C078F0">
        <w:rPr>
          <w:b/>
        </w:rPr>
        <w:t>Dosage</w:t>
      </w:r>
      <w:r w:rsidRPr="00F21F02">
        <w:t>:</w:t>
      </w:r>
      <w:r>
        <w:t xml:space="preserve"> </w:t>
      </w:r>
      <w:r w:rsidR="004A7592" w:rsidRPr="002256AC">
        <w:t xml:space="preserve">Compared with wild type [genotype], [genotype] </w:t>
      </w:r>
      <w:r w:rsidR="004A7592">
        <w:t xml:space="preserve">had increased/decreased </w:t>
      </w:r>
      <w:r w:rsidR="002E0B0B">
        <w:t>[d</w:t>
      </w:r>
      <w:r w:rsidR="004A7592">
        <w:t>rug</w:t>
      </w:r>
      <w:r w:rsidR="002E0B0B">
        <w:t>]</w:t>
      </w:r>
      <w:r w:rsidR="004A7592">
        <w:t xml:space="preserve"> dose requirements</w:t>
      </w:r>
      <w:r w:rsidR="00AC2565" w:rsidRPr="00AC2565">
        <w:t xml:space="preserve"> in [subjects] </w:t>
      </w:r>
      <w:r w:rsidR="002E0B0B" w:rsidRPr="00ED7199">
        <w:t xml:space="preserve">[N=x vs N=x, </w:t>
      </w:r>
      <w:r w:rsidR="004D744B">
        <w:t xml:space="preserve">values vs value, </w:t>
      </w:r>
      <w:r w:rsidR="002E0B0B" w:rsidRPr="00ED7199">
        <w:t xml:space="preserve">x% vs x%, </w:t>
      </w:r>
      <w:r w:rsidR="008B441C">
        <w:t>P</w:t>
      </w:r>
      <w:r w:rsidR="002E0B0B" w:rsidRPr="00ED7199">
        <w:t>=x] [reference]</w:t>
      </w:r>
    </w:p>
    <w:p w14:paraId="68BE34A6" w14:textId="645890B5" w:rsidR="00F21F02" w:rsidRPr="00F21F02" w:rsidRDefault="00B46295" w:rsidP="00F21F02">
      <w:pPr>
        <w:pStyle w:val="ListParagraph"/>
        <w:numPr>
          <w:ilvl w:val="0"/>
          <w:numId w:val="30"/>
        </w:numPr>
        <w:rPr>
          <w:b/>
        </w:rPr>
      </w:pPr>
      <w:r w:rsidRPr="00F21F02">
        <w:rPr>
          <w:b/>
        </w:rPr>
        <w:t>Others:</w:t>
      </w:r>
      <w:r>
        <w:rPr>
          <w:b/>
        </w:rPr>
        <w:t xml:space="preserve"> </w:t>
      </w:r>
      <w:r>
        <w:t>A [disease] patient with [genotype] had increased/</w:t>
      </w:r>
      <w:r w:rsidR="00AC2565">
        <w:t>decreased [adverse</w:t>
      </w:r>
      <w:r>
        <w:t xml:space="preserve"> effects] after treatment with [drug][amount][reference]</w:t>
      </w:r>
    </w:p>
    <w:p w14:paraId="66D6519C" w14:textId="77777777" w:rsidR="0074760D" w:rsidRDefault="0074760D" w:rsidP="00A470DA">
      <w:pPr>
        <w:pStyle w:val="ListParagraph"/>
        <w:rPr>
          <w:b/>
          <w:color w:val="FF0000"/>
        </w:rPr>
      </w:pPr>
    </w:p>
    <w:p w14:paraId="34B453A2" w14:textId="5FB2E7CC" w:rsidR="00F21F02" w:rsidRPr="00A470DA" w:rsidRDefault="00F21F02" w:rsidP="00A470DA">
      <w:pPr>
        <w:pStyle w:val="ListParagraph"/>
        <w:ind w:left="0"/>
        <w:rPr>
          <w:b/>
          <w:color w:val="FF0000"/>
        </w:rPr>
      </w:pPr>
      <w:r w:rsidRPr="00A470DA">
        <w:rPr>
          <w:b/>
          <w:color w:val="FF0000"/>
        </w:rPr>
        <w:t xml:space="preserve">For annotations that are too long </w:t>
      </w:r>
      <w:r w:rsidR="0074760D">
        <w:rPr>
          <w:b/>
          <w:color w:val="FF0000"/>
        </w:rPr>
        <w:t xml:space="preserve">under a single segment, we have to summarize accordingly. May need to leave out </w:t>
      </w:r>
      <w:r w:rsidR="0025241A">
        <w:rPr>
          <w:b/>
          <w:color w:val="FF0000"/>
        </w:rPr>
        <w:t>more details.</w:t>
      </w:r>
    </w:p>
    <w:tbl>
      <w:tblPr>
        <w:tblStyle w:val="TipTable"/>
        <w:tblpPr w:leftFromText="180" w:rightFromText="180" w:vertAnchor="text" w:horzAnchor="margin" w:tblpY="-44"/>
        <w:tblW w:w="4994" w:type="pct"/>
        <w:tblLook w:val="04A0" w:firstRow="1" w:lastRow="0" w:firstColumn="1" w:lastColumn="0" w:noHBand="0" w:noVBand="1"/>
      </w:tblPr>
      <w:tblGrid>
        <w:gridCol w:w="243"/>
        <w:gridCol w:w="8746"/>
      </w:tblGrid>
      <w:tr w:rsidR="00231264" w14:paraId="24AF9A70" w14:textId="77777777" w:rsidTr="00F21F02">
        <w:trPr>
          <w:trHeight w:hRule="exact" w:val="1326"/>
        </w:trPr>
        <w:tc>
          <w:tcPr>
            <w:cnfStyle w:val="001000000000" w:firstRow="0" w:lastRow="0" w:firstColumn="1" w:lastColumn="0" w:oddVBand="0" w:evenVBand="0" w:oddHBand="0" w:evenHBand="0" w:firstRowFirstColumn="0" w:firstRowLastColumn="0" w:lastRowFirstColumn="0" w:lastRowLastColumn="0"/>
            <w:tcW w:w="135" w:type="pct"/>
          </w:tcPr>
          <w:p w14:paraId="7D8575C6" w14:textId="77777777" w:rsidR="00231264" w:rsidRDefault="00231264" w:rsidP="00E63DBB"/>
          <w:p w14:paraId="04043A2C" w14:textId="77777777" w:rsidR="00231264" w:rsidRDefault="00231264" w:rsidP="00E63DBB"/>
          <w:p w14:paraId="31386C99" w14:textId="77777777" w:rsidR="00231264" w:rsidRDefault="00231264" w:rsidP="00E63DBB">
            <w:r>
              <w:rPr>
                <w:noProof/>
              </w:rPr>
              <mc:AlternateContent>
                <mc:Choice Requires="wpg">
                  <w:drawing>
                    <wp:anchor distT="0" distB="0" distL="114300" distR="114300" simplePos="0" relativeHeight="251723776" behindDoc="0" locked="0" layoutInCell="1" allowOverlap="1" wp14:anchorId="7FC487DC" wp14:editId="319D0692">
                      <wp:simplePos x="0" y="0"/>
                      <wp:positionH relativeFrom="margin">
                        <wp:align>right</wp:align>
                      </wp:positionH>
                      <wp:positionV relativeFrom="margin">
                        <wp:align>top</wp:align>
                      </wp:positionV>
                      <wp:extent cx="141605" cy="141605"/>
                      <wp:effectExtent l="0" t="0" r="0" b="0"/>
                      <wp:wrapSquare wrapText="bothSides"/>
                      <wp:docPr id="20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605" cy="141605"/>
                                <a:chOff x="0" y="0"/>
                                <a:chExt cx="141605" cy="141605"/>
                              </a:xfrm>
                            </wpg:grpSpPr>
                            <wps:wsp>
                              <wps:cNvPr id="210" name="Rectangle 27"/>
                              <wps:cNvSpPr>
                                <a:spLocks noChangeArrowheads="1"/>
                              </wps:cNvSpPr>
                              <wps:spPr bwMode="auto">
                                <a:xfrm>
                                  <a:off x="0" y="0"/>
                                  <a:ext cx="141605" cy="141605"/>
                                </a:xfrm>
                                <a:prstGeom prst="rect">
                                  <a:avLst/>
                                </a:prstGeom>
                                <a:solidFill>
                                  <a:schemeClr val="accent1"/>
                                </a:solidFill>
                                <a:ln w="0">
                                  <a:noFill/>
                                  <a:prstDash val="solid"/>
                                  <a:miter lim="800000"/>
                                  <a:headEnd/>
                                  <a:tailEnd/>
                                </a:ln>
                              </wps:spPr>
                              <wps:bodyPr rot="0" vert="horz" wrap="square" lIns="91440" tIns="45720" rIns="91440" bIns="45720" anchor="b" anchorCtr="0" upright="1">
                                <a:noAutofit/>
                              </wps:bodyPr>
                            </wps:wsp>
                            <wps:wsp>
                              <wps:cNvPr id="211" name="Freeform 28"/>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w15="http://schemas.microsoft.com/office/word/2012/wordml">
                  <w:pict>
                    <v:group w14:anchorId="55603C8A" id="Group 5" o:spid="_x0000_s1026" style="position:absolute;margin-left:-40.05pt;margin-top:0;width:11.15pt;height:11.15pt;z-index:251723776;mso-position-horizontal:right;mso-position-horizontal-relative:margin;mso-position-vertical:top;mso-position-vertical-relative:margin"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">
                      <v:rect id="Rectangle 27" o:spid="_x0000_s1027" style="position:absolute;width:141605;height:141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" fillcolor="#549e39 [3204]" stroked="f" strokeweight="0"/>
                      <v:shape id="Freeform 28" o:spid="_x0000_s1028" style="position:absolute;left:58420;top:22225;width:24765;height:97155;visibility:visible;mso-wrap-style:square;v-text-anchor:bottom"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wrap type="square" anchorx="margin" anchory="margin"/>
                    </v:group>
                  </w:pict>
                </mc:Fallback>
              </mc:AlternateContent>
            </w:r>
          </w:p>
        </w:tc>
        <w:tc>
          <w:tcPr>
            <w:tcW w:w="4865" w:type="pct"/>
          </w:tcPr>
          <w:p w14:paraId="5CAAEF6A" w14:textId="0128686C" w:rsidR="00231264" w:rsidRDefault="00231264" w:rsidP="00E63DBB">
            <w:pPr>
              <w:pStyle w:val="TipText"/>
              <w:cnfStyle w:val="000000000000" w:firstRow="0" w:lastRow="0" w:firstColumn="0" w:lastColumn="0" w:oddVBand="0" w:evenVBand="0" w:oddHBand="0" w:evenHBand="0" w:firstRowFirstColumn="0" w:firstRowLastColumn="0" w:lastRowFirstColumn="0" w:lastRowLastColumn="0"/>
            </w:pPr>
            <w:r>
              <w:t xml:space="preserve">Use </w:t>
            </w:r>
            <w:r w:rsidRPr="00ED7199">
              <w:rPr>
                <w:b/>
              </w:rPr>
              <w:t>N</w:t>
            </w:r>
            <w:r>
              <w:t xml:space="preserve"> when representing numbers of subjects, </w:t>
            </w:r>
            <w:r w:rsidRPr="00ED7199">
              <w:rPr>
                <w:b/>
              </w:rPr>
              <w:t>vs</w:t>
            </w:r>
            <w:r>
              <w:t xml:space="preserve"> when comparing between the values and </w:t>
            </w:r>
            <w:r w:rsidR="008B441C">
              <w:rPr>
                <w:b/>
              </w:rPr>
              <w:t>P</w:t>
            </w:r>
            <w:r>
              <w:t xml:space="preserve"> when indicating p-value. When using</w:t>
            </w:r>
            <w:r w:rsidRPr="00C131F0">
              <w:rPr>
                <w:b/>
              </w:rPr>
              <w:t xml:space="preserve"> vs</w:t>
            </w:r>
            <w:r w:rsidRPr="00C131F0">
              <w:t xml:space="preserve">, </w:t>
            </w:r>
            <w:r>
              <w:t xml:space="preserve">the sequence must be according to the description respectively, e.g. Chinese lower compared to Caucasian correspondingly Chinese value vs Caucasian value. Other symbols such as </w:t>
            </w:r>
            <w:r w:rsidRPr="00C131F0">
              <w:rPr>
                <w:b/>
              </w:rPr>
              <w:t>CI</w:t>
            </w:r>
            <w:r>
              <w:t xml:space="preserve">, </w:t>
            </w:r>
            <w:r w:rsidRPr="00C131F0">
              <w:rPr>
                <w:b/>
              </w:rPr>
              <w:t>X^2</w:t>
            </w:r>
            <w:r>
              <w:t xml:space="preserve">, </w:t>
            </w:r>
            <w:r>
              <w:rPr>
                <w:b/>
              </w:rPr>
              <w:t>10^x,</w:t>
            </w:r>
            <w:r>
              <w:t xml:space="preserve"> </w:t>
            </w:r>
            <w:r w:rsidRPr="00C131F0">
              <w:rPr>
                <w:b/>
              </w:rPr>
              <w:t xml:space="preserve">± </w:t>
            </w:r>
            <w:r>
              <w:t xml:space="preserve">and </w:t>
            </w:r>
            <w:r w:rsidRPr="00C131F0">
              <w:rPr>
                <w:b/>
              </w:rPr>
              <w:t xml:space="preserve">OR </w:t>
            </w:r>
            <w:r>
              <w:t xml:space="preserve">should have the standard symbol using the uppercase or lowercase accordingly. Use comma and space to separate the different components, e.g. </w:t>
            </w:r>
            <w:r w:rsidRPr="00C131F0">
              <w:rPr>
                <w:b/>
              </w:rPr>
              <w:t xml:space="preserve">(N=23, OR=5.5, 95% CI: 1.6–19.8, 3.7 ± 1.3 vs 13.7 ± 5.8ml/mg, 4.2 pmol /10^7 RBC/h, X^2=3, </w:t>
            </w:r>
            <w:r w:rsidR="008B441C">
              <w:rPr>
                <w:b/>
              </w:rPr>
              <w:t>P</w:t>
            </w:r>
            <w:r w:rsidRPr="00C131F0">
              <w:rPr>
                <w:b/>
              </w:rPr>
              <w:t>=0.001)</w:t>
            </w:r>
            <w:r w:rsidR="00281080">
              <w:rPr>
                <w:b/>
              </w:rPr>
              <w:t>.</w:t>
            </w:r>
          </w:p>
        </w:tc>
      </w:tr>
    </w:tbl>
    <w:p w14:paraId="0D99D139" w14:textId="57B819F9" w:rsidR="00825216" w:rsidRDefault="00825216" w:rsidP="0085093E">
      <w:pPr>
        <w:pStyle w:val="ListParagraph"/>
        <w:numPr>
          <w:ilvl w:val="0"/>
          <w:numId w:val="28"/>
        </w:numPr>
      </w:pPr>
      <w:r>
        <w:t xml:space="preserve">Click “Save” on the bottom of the webpage to ensure that all data inputted is recorded in </w:t>
      </w:r>
      <w:r w:rsidR="00B43083">
        <w:t>iCMDB</w:t>
      </w:r>
      <w:r w:rsidR="00B43083" w:rsidRPr="00E87641">
        <w:rPr>
          <w:vertAlign w:val="superscript"/>
        </w:rPr>
        <w:t>TM</w:t>
      </w:r>
      <w:r>
        <w:t>.</w:t>
      </w:r>
    </w:p>
    <w:p w14:paraId="36B109DD" w14:textId="39454604" w:rsidR="00C25BF7" w:rsidRDefault="00C25BF7" w:rsidP="00066DF8">
      <w:pPr>
        <w:pStyle w:val="ListParagraph"/>
        <w:ind w:left="1080"/>
      </w:pPr>
    </w:p>
    <w:p w14:paraId="19DD1E91" w14:textId="64029ED1" w:rsidR="00940923" w:rsidRDefault="00940923">
      <w:pPr>
        <w:rPr>
          <w:b/>
          <w:bCs/>
          <w:sz w:val="18"/>
          <w:szCs w:val="18"/>
        </w:rPr>
      </w:pPr>
      <w:r>
        <w:br w:type="page"/>
      </w:r>
    </w:p>
    <w:p w14:paraId="65CCECB1" w14:textId="6093AC83" w:rsidR="00940923" w:rsidRDefault="009E1BE2" w:rsidP="00F21F02">
      <w:pPr>
        <w:pStyle w:val="Caption"/>
        <w:spacing w:after="0"/>
        <w:ind w:left="425"/>
        <w:rPr>
          <w:sz w:val="22"/>
        </w:rPr>
      </w:pPr>
      <w:bookmarkStart w:id="11" w:name="_Ref437527367"/>
      <w:bookmarkStart w:id="12" w:name="_Ref443057113"/>
      <w:bookmarkStart w:id="13" w:name="_Ref443057100"/>
      <w:bookmarkStart w:id="14" w:name="_Ref437527358"/>
      <w:r>
        <w:rPr>
          <w:sz w:val="22"/>
        </w:rPr>
        <w:lastRenderedPageBreak/>
        <w:t xml:space="preserve"> </w:t>
      </w:r>
      <w:r w:rsidR="00224800">
        <w:rPr>
          <w:sz w:val="22"/>
        </w:rPr>
        <w:t xml:space="preserve"> </w:t>
      </w:r>
      <w:bookmarkStart w:id="15" w:name="_Ref443315539"/>
      <w:bookmarkStart w:id="16" w:name="_Ref443315505"/>
    </w:p>
    <w:p w14:paraId="2AA3F601" w14:textId="139EBACA" w:rsidR="00066DF8" w:rsidRPr="00500427" w:rsidRDefault="00066DF8" w:rsidP="00F21F02">
      <w:pPr>
        <w:pStyle w:val="Caption"/>
        <w:spacing w:after="0"/>
        <w:ind w:left="425"/>
      </w:pPr>
      <w:bookmarkStart w:id="17" w:name="_Toc444683058"/>
      <w:r w:rsidRPr="00500427">
        <w:rPr>
          <w:sz w:val="22"/>
        </w:rPr>
        <w:t xml:space="preserve">Table </w:t>
      </w:r>
      <w:r w:rsidR="00224800">
        <w:rPr>
          <w:sz w:val="22"/>
        </w:rPr>
        <w:fldChar w:fldCharType="begin"/>
      </w:r>
      <w:r w:rsidR="00224800">
        <w:rPr>
          <w:sz w:val="22"/>
        </w:rPr>
        <w:instrText xml:space="preserve"> SEQ Table \* ARABIC </w:instrText>
      </w:r>
      <w:r w:rsidR="00224800">
        <w:rPr>
          <w:sz w:val="22"/>
        </w:rPr>
        <w:fldChar w:fldCharType="separate"/>
      </w:r>
      <w:r w:rsidR="00224800">
        <w:rPr>
          <w:noProof/>
          <w:sz w:val="22"/>
        </w:rPr>
        <w:t>2</w:t>
      </w:r>
      <w:r w:rsidR="00224800">
        <w:rPr>
          <w:sz w:val="22"/>
        </w:rPr>
        <w:fldChar w:fldCharType="end"/>
      </w:r>
      <w:bookmarkEnd w:id="11"/>
      <w:bookmarkEnd w:id="12"/>
      <w:bookmarkEnd w:id="15"/>
      <w:r w:rsidRPr="00500427">
        <w:rPr>
          <w:sz w:val="22"/>
        </w:rPr>
        <w:t xml:space="preserve"> T</w:t>
      </w:r>
      <w:r w:rsidRPr="00500427">
        <w:rPr>
          <w:rFonts w:hint="eastAsia"/>
          <w:sz w:val="22"/>
        </w:rPr>
        <w:t>ype</w:t>
      </w:r>
      <w:r w:rsidRPr="00500427">
        <w:rPr>
          <w:sz w:val="22"/>
        </w:rPr>
        <w:t xml:space="preserve"> and description of </w:t>
      </w:r>
      <w:r w:rsidR="00844364">
        <w:rPr>
          <w:sz w:val="22"/>
        </w:rPr>
        <w:t>phenotype</w:t>
      </w:r>
      <w:bookmarkEnd w:id="13"/>
      <w:bookmarkEnd w:id="16"/>
      <w:bookmarkEnd w:id="17"/>
      <w:r w:rsidRPr="00500427">
        <w:rPr>
          <w:sz w:val="22"/>
        </w:rPr>
        <w:t xml:space="preserve"> </w:t>
      </w:r>
      <w:bookmarkEnd w:id="14"/>
    </w:p>
    <w:tbl>
      <w:tblPr>
        <w:tblStyle w:val="GridTable1Light"/>
        <w:tblW w:w="0" w:type="auto"/>
        <w:tblInd w:w="534" w:type="dxa"/>
        <w:tblLook w:val="04A0" w:firstRow="1" w:lastRow="0" w:firstColumn="1" w:lastColumn="0" w:noHBand="0" w:noVBand="1"/>
      </w:tblPr>
      <w:tblGrid>
        <w:gridCol w:w="2585"/>
        <w:gridCol w:w="5881"/>
      </w:tblGrid>
      <w:tr w:rsidR="00066DF8" w:rsidRPr="00500427" w14:paraId="695C1677" w14:textId="77777777" w:rsidTr="005E77F0">
        <w:trPr>
          <w:cnfStyle w:val="100000000000" w:firstRow="1" w:lastRow="0" w:firstColumn="0" w:lastColumn="0" w:oddVBand="0" w:evenVBand="0" w:oddHBand="0" w:evenHBand="0" w:firstRowFirstColumn="0" w:firstRowLastColumn="0" w:lastRowFirstColumn="0" w:lastRowLastColumn="0"/>
          <w:trHeight w:hRule="exact" w:val="357"/>
        </w:trPr>
        <w:tc>
          <w:tcPr>
            <w:cnfStyle w:val="001000000000" w:firstRow="0" w:lastRow="0" w:firstColumn="1" w:lastColumn="0" w:oddVBand="0" w:evenVBand="0" w:oddHBand="0" w:evenHBand="0" w:firstRowFirstColumn="0" w:firstRowLastColumn="0" w:lastRowFirstColumn="0" w:lastRowLastColumn="0"/>
            <w:tcW w:w="2585" w:type="dxa"/>
            <w:tcBorders>
              <w:left w:val="nil"/>
            </w:tcBorders>
          </w:tcPr>
          <w:p w14:paraId="6F214938" w14:textId="48394DEE" w:rsidR="00066DF8" w:rsidRPr="00500427" w:rsidRDefault="005E77F0" w:rsidP="00844364">
            <w:pPr>
              <w:jc w:val="left"/>
              <w:rPr>
                <w:sz w:val="22"/>
              </w:rPr>
            </w:pPr>
            <w:r>
              <w:rPr>
                <w:sz w:val="22"/>
              </w:rPr>
              <w:t>Phenotype</w:t>
            </w:r>
          </w:p>
        </w:tc>
        <w:tc>
          <w:tcPr>
            <w:tcW w:w="5881" w:type="dxa"/>
            <w:tcBorders>
              <w:right w:val="nil"/>
            </w:tcBorders>
          </w:tcPr>
          <w:p w14:paraId="6B02E6C5" w14:textId="77777777" w:rsidR="00066DF8" w:rsidRPr="00500427" w:rsidRDefault="00066DF8" w:rsidP="00066DF8">
            <w:pPr>
              <w:cnfStyle w:val="100000000000" w:firstRow="1" w:lastRow="0" w:firstColumn="0" w:lastColumn="0" w:oddVBand="0" w:evenVBand="0" w:oddHBand="0" w:evenHBand="0" w:firstRowFirstColumn="0" w:firstRowLastColumn="0" w:lastRowFirstColumn="0" w:lastRowLastColumn="0"/>
              <w:rPr>
                <w:sz w:val="22"/>
              </w:rPr>
            </w:pPr>
            <w:r w:rsidRPr="00500427">
              <w:rPr>
                <w:sz w:val="22"/>
              </w:rPr>
              <w:t>Description</w:t>
            </w:r>
          </w:p>
        </w:tc>
      </w:tr>
      <w:tr w:rsidR="00844364" w:rsidRPr="00500427" w14:paraId="40CC37A3" w14:textId="77777777" w:rsidTr="005E77F0">
        <w:trPr>
          <w:trHeight w:hRule="exact" w:val="436"/>
        </w:trPr>
        <w:tc>
          <w:tcPr>
            <w:cnfStyle w:val="001000000000" w:firstRow="0" w:lastRow="0" w:firstColumn="1" w:lastColumn="0" w:oddVBand="0" w:evenVBand="0" w:oddHBand="0" w:evenHBand="0" w:firstRowFirstColumn="0" w:firstRowLastColumn="0" w:lastRowFirstColumn="0" w:lastRowLastColumn="0"/>
            <w:tcW w:w="2585" w:type="dxa"/>
            <w:tcBorders>
              <w:left w:val="nil"/>
            </w:tcBorders>
          </w:tcPr>
          <w:p w14:paraId="0CD6B9A9" w14:textId="7BFC5793" w:rsidR="00844364" w:rsidRPr="005E77F0" w:rsidRDefault="00844364" w:rsidP="00844364">
            <w:pPr>
              <w:jc w:val="left"/>
              <w:rPr>
                <w:b w:val="0"/>
                <w:sz w:val="22"/>
              </w:rPr>
            </w:pPr>
            <w:r w:rsidRPr="005E77F0">
              <w:rPr>
                <w:rFonts w:eastAsia="Times New Roman" w:cs="Times New Roman"/>
                <w:b w:val="0"/>
                <w:color w:val="000000"/>
                <w:sz w:val="22"/>
                <w:szCs w:val="18"/>
              </w:rPr>
              <w:t>Ultrarapid metabolizer</w:t>
            </w:r>
          </w:p>
        </w:tc>
        <w:tc>
          <w:tcPr>
            <w:tcW w:w="5881" w:type="dxa"/>
            <w:tcBorders>
              <w:right w:val="nil"/>
            </w:tcBorders>
          </w:tcPr>
          <w:p w14:paraId="249D477C" w14:textId="25743E1C" w:rsidR="00844364" w:rsidRPr="00844364" w:rsidRDefault="00844364" w:rsidP="00844364">
            <w:pPr>
              <w:cnfStyle w:val="000000000000" w:firstRow="0" w:lastRow="0" w:firstColumn="0" w:lastColumn="0" w:oddVBand="0" w:evenVBand="0" w:oddHBand="0" w:evenHBand="0" w:firstRowFirstColumn="0" w:firstRowLastColumn="0" w:lastRowFirstColumn="0" w:lastRowLastColumn="0"/>
              <w:rPr>
                <w:sz w:val="22"/>
              </w:rPr>
            </w:pPr>
            <w:r w:rsidRPr="00844364">
              <w:rPr>
                <w:rFonts w:eastAsia="Times New Roman" w:cs="Times New Roman"/>
                <w:color w:val="000000"/>
                <w:sz w:val="22"/>
                <w:szCs w:val="18"/>
              </w:rPr>
              <w:t>More than two copies of functional alleles</w:t>
            </w:r>
          </w:p>
        </w:tc>
      </w:tr>
      <w:tr w:rsidR="00844364" w:rsidRPr="00500427" w14:paraId="1E8B4F07" w14:textId="77777777" w:rsidTr="005E77F0">
        <w:trPr>
          <w:trHeight w:hRule="exact" w:val="691"/>
        </w:trPr>
        <w:tc>
          <w:tcPr>
            <w:cnfStyle w:val="001000000000" w:firstRow="0" w:lastRow="0" w:firstColumn="1" w:lastColumn="0" w:oddVBand="0" w:evenVBand="0" w:oddHBand="0" w:evenHBand="0" w:firstRowFirstColumn="0" w:firstRowLastColumn="0" w:lastRowFirstColumn="0" w:lastRowLastColumn="0"/>
            <w:tcW w:w="2585" w:type="dxa"/>
            <w:tcBorders>
              <w:left w:val="nil"/>
            </w:tcBorders>
          </w:tcPr>
          <w:p w14:paraId="757F4F03" w14:textId="1D53EADB" w:rsidR="00844364" w:rsidRPr="005E77F0" w:rsidRDefault="00844364" w:rsidP="00844364">
            <w:pPr>
              <w:jc w:val="left"/>
              <w:rPr>
                <w:b w:val="0"/>
                <w:sz w:val="22"/>
              </w:rPr>
            </w:pPr>
            <w:r w:rsidRPr="005E77F0">
              <w:rPr>
                <w:rFonts w:eastAsia="Times New Roman" w:cs="Times New Roman"/>
                <w:b w:val="0"/>
                <w:color w:val="000000"/>
                <w:sz w:val="22"/>
                <w:szCs w:val="18"/>
              </w:rPr>
              <w:t>Extensive metabolizer</w:t>
            </w:r>
          </w:p>
        </w:tc>
        <w:tc>
          <w:tcPr>
            <w:tcW w:w="5881" w:type="dxa"/>
            <w:tcBorders>
              <w:right w:val="nil"/>
            </w:tcBorders>
          </w:tcPr>
          <w:p w14:paraId="30072E63" w14:textId="1EF25E14" w:rsidR="00844364" w:rsidRPr="00844364" w:rsidRDefault="00844364" w:rsidP="00844364">
            <w:pPr>
              <w:cnfStyle w:val="000000000000" w:firstRow="0" w:lastRow="0" w:firstColumn="0" w:lastColumn="0" w:oddVBand="0" w:evenVBand="0" w:oddHBand="0" w:evenHBand="0" w:firstRowFirstColumn="0" w:firstRowLastColumn="0" w:lastRowFirstColumn="0" w:lastRowLastColumn="0"/>
              <w:rPr>
                <w:sz w:val="22"/>
              </w:rPr>
            </w:pPr>
            <w:r w:rsidRPr="00844364">
              <w:rPr>
                <w:rFonts w:eastAsia="Times New Roman" w:cs="Times New Roman"/>
                <w:color w:val="000000"/>
                <w:sz w:val="22"/>
                <w:szCs w:val="18"/>
              </w:rPr>
              <w:t>Two functional alleles; or two reduced function alleles; or one functional allele and one reduced or non-functional allele</w:t>
            </w:r>
          </w:p>
        </w:tc>
      </w:tr>
      <w:tr w:rsidR="00844364" w:rsidRPr="00500427" w14:paraId="7C99EAFB" w14:textId="77777777" w:rsidTr="005E77F0">
        <w:trPr>
          <w:trHeight w:hRule="exact" w:val="430"/>
        </w:trPr>
        <w:tc>
          <w:tcPr>
            <w:cnfStyle w:val="001000000000" w:firstRow="0" w:lastRow="0" w:firstColumn="1" w:lastColumn="0" w:oddVBand="0" w:evenVBand="0" w:oddHBand="0" w:evenHBand="0" w:firstRowFirstColumn="0" w:firstRowLastColumn="0" w:lastRowFirstColumn="0" w:lastRowLastColumn="0"/>
            <w:tcW w:w="2585" w:type="dxa"/>
            <w:tcBorders>
              <w:left w:val="nil"/>
            </w:tcBorders>
          </w:tcPr>
          <w:p w14:paraId="616388D2" w14:textId="689E84AB" w:rsidR="00844364" w:rsidRPr="005E77F0" w:rsidRDefault="00844364" w:rsidP="00844364">
            <w:pPr>
              <w:jc w:val="left"/>
              <w:rPr>
                <w:b w:val="0"/>
                <w:sz w:val="22"/>
              </w:rPr>
            </w:pPr>
            <w:r w:rsidRPr="005E77F0">
              <w:rPr>
                <w:rFonts w:eastAsia="Times New Roman" w:cs="Times New Roman"/>
                <w:b w:val="0"/>
                <w:color w:val="000000"/>
                <w:sz w:val="22"/>
                <w:szCs w:val="18"/>
              </w:rPr>
              <w:t>Intermediate metabolizer</w:t>
            </w:r>
          </w:p>
        </w:tc>
        <w:tc>
          <w:tcPr>
            <w:tcW w:w="5881" w:type="dxa"/>
            <w:tcBorders>
              <w:right w:val="nil"/>
            </w:tcBorders>
          </w:tcPr>
          <w:p w14:paraId="4284D2DB" w14:textId="13C3F202" w:rsidR="00844364" w:rsidRPr="00844364" w:rsidRDefault="00844364" w:rsidP="00844364">
            <w:pPr>
              <w:cnfStyle w:val="000000000000" w:firstRow="0" w:lastRow="0" w:firstColumn="0" w:lastColumn="0" w:oddVBand="0" w:evenVBand="0" w:oddHBand="0" w:evenHBand="0" w:firstRowFirstColumn="0" w:firstRowLastColumn="0" w:lastRowFirstColumn="0" w:lastRowLastColumn="0"/>
              <w:rPr>
                <w:sz w:val="22"/>
              </w:rPr>
            </w:pPr>
            <w:r w:rsidRPr="00844364">
              <w:rPr>
                <w:rFonts w:eastAsia="Times New Roman" w:cs="Times New Roman"/>
                <w:color w:val="000000"/>
                <w:sz w:val="22"/>
                <w:szCs w:val="18"/>
              </w:rPr>
              <w:t>One reduced functional allele and one non-functional allele</w:t>
            </w:r>
          </w:p>
        </w:tc>
      </w:tr>
      <w:tr w:rsidR="00844364" w:rsidRPr="00500427" w14:paraId="4D8C0A47" w14:textId="77777777" w:rsidTr="005E77F0">
        <w:trPr>
          <w:trHeight w:hRule="exact" w:val="422"/>
        </w:trPr>
        <w:tc>
          <w:tcPr>
            <w:cnfStyle w:val="001000000000" w:firstRow="0" w:lastRow="0" w:firstColumn="1" w:lastColumn="0" w:oddVBand="0" w:evenVBand="0" w:oddHBand="0" w:evenHBand="0" w:firstRowFirstColumn="0" w:firstRowLastColumn="0" w:lastRowFirstColumn="0" w:lastRowLastColumn="0"/>
            <w:tcW w:w="2585" w:type="dxa"/>
            <w:tcBorders>
              <w:left w:val="nil"/>
            </w:tcBorders>
          </w:tcPr>
          <w:p w14:paraId="37D88DB4" w14:textId="47613C62" w:rsidR="00844364" w:rsidRPr="005E77F0" w:rsidRDefault="00844364" w:rsidP="00844364">
            <w:pPr>
              <w:jc w:val="left"/>
              <w:rPr>
                <w:b w:val="0"/>
                <w:sz w:val="22"/>
              </w:rPr>
            </w:pPr>
            <w:r w:rsidRPr="005E77F0">
              <w:rPr>
                <w:rFonts w:eastAsia="Times New Roman" w:cs="Times New Roman"/>
                <w:b w:val="0"/>
                <w:color w:val="000000"/>
                <w:sz w:val="22"/>
                <w:szCs w:val="18"/>
              </w:rPr>
              <w:t>Poor metabolizer</w:t>
            </w:r>
          </w:p>
        </w:tc>
        <w:tc>
          <w:tcPr>
            <w:tcW w:w="5881" w:type="dxa"/>
            <w:tcBorders>
              <w:right w:val="nil"/>
            </w:tcBorders>
          </w:tcPr>
          <w:p w14:paraId="09C1093C" w14:textId="605A1858" w:rsidR="00844364" w:rsidRPr="00844364" w:rsidRDefault="00844364" w:rsidP="00844364">
            <w:pPr>
              <w:cnfStyle w:val="000000000000" w:firstRow="0" w:lastRow="0" w:firstColumn="0" w:lastColumn="0" w:oddVBand="0" w:evenVBand="0" w:oddHBand="0" w:evenHBand="0" w:firstRowFirstColumn="0" w:firstRowLastColumn="0" w:lastRowFirstColumn="0" w:lastRowLastColumn="0"/>
              <w:rPr>
                <w:sz w:val="22"/>
              </w:rPr>
            </w:pPr>
            <w:r w:rsidRPr="00844364">
              <w:rPr>
                <w:rFonts w:eastAsia="Times New Roman" w:cs="Times New Roman"/>
                <w:color w:val="000000"/>
                <w:sz w:val="22"/>
                <w:szCs w:val="18"/>
              </w:rPr>
              <w:t>Two non-functional alleles</w:t>
            </w:r>
          </w:p>
        </w:tc>
      </w:tr>
    </w:tbl>
    <w:p w14:paraId="4534A9B2" w14:textId="131B2548" w:rsidR="00797F52" w:rsidRPr="008E52B0" w:rsidRDefault="00C25BF7" w:rsidP="00F21F02">
      <w:pPr>
        <w:pStyle w:val="Caption"/>
        <w:spacing w:after="0"/>
        <w:ind w:left="170"/>
        <w:rPr>
          <w:sz w:val="22"/>
          <w:szCs w:val="22"/>
        </w:rPr>
      </w:pPr>
      <w:r>
        <w:rPr>
          <w:b w:val="0"/>
        </w:rPr>
        <w:t xml:space="preserve">  </w:t>
      </w:r>
      <w:r w:rsidR="005E77F0">
        <w:rPr>
          <w:sz w:val="22"/>
          <w:szCs w:val="22"/>
        </w:rPr>
        <w:t xml:space="preserve"> </w:t>
      </w:r>
      <w:r w:rsidR="00224800">
        <w:t xml:space="preserve">     </w:t>
      </w:r>
      <w:bookmarkStart w:id="18" w:name="_Ref443315645"/>
      <w:bookmarkStart w:id="19" w:name="_Toc444683059"/>
      <w:r w:rsidR="008E52B0" w:rsidRPr="00F21F02">
        <w:rPr>
          <w:sz w:val="22"/>
          <w:szCs w:val="22"/>
        </w:rPr>
        <w:t xml:space="preserve">Table </w:t>
      </w:r>
      <w:r w:rsidR="008E52B0" w:rsidRPr="00F21F02">
        <w:rPr>
          <w:sz w:val="22"/>
          <w:szCs w:val="22"/>
        </w:rPr>
        <w:fldChar w:fldCharType="begin"/>
      </w:r>
      <w:r w:rsidR="008E52B0" w:rsidRPr="00F21F02">
        <w:rPr>
          <w:sz w:val="22"/>
          <w:szCs w:val="22"/>
        </w:rPr>
        <w:instrText xml:space="preserve"> SEQ Table \* ARABIC </w:instrText>
      </w:r>
      <w:r w:rsidR="008E52B0" w:rsidRPr="00F21F02">
        <w:rPr>
          <w:sz w:val="22"/>
          <w:szCs w:val="22"/>
        </w:rPr>
        <w:fldChar w:fldCharType="separate"/>
      </w:r>
      <w:proofErr w:type="gramStart"/>
      <w:r w:rsidR="008E52B0" w:rsidRPr="00F21F02">
        <w:rPr>
          <w:noProof/>
          <w:sz w:val="22"/>
          <w:szCs w:val="22"/>
        </w:rPr>
        <w:t>3</w:t>
      </w:r>
      <w:r w:rsidR="008E52B0" w:rsidRPr="00F21F02">
        <w:rPr>
          <w:sz w:val="22"/>
          <w:szCs w:val="22"/>
        </w:rPr>
        <w:fldChar w:fldCharType="end"/>
      </w:r>
      <w:bookmarkEnd w:id="18"/>
      <w:r w:rsidR="008E52B0" w:rsidRPr="00F21F02">
        <w:rPr>
          <w:sz w:val="22"/>
          <w:szCs w:val="22"/>
        </w:rPr>
        <w:t xml:space="preserve"> Strength of Evidences</w:t>
      </w:r>
      <w:bookmarkEnd w:id="19"/>
      <w:proofErr w:type="gramEnd"/>
    </w:p>
    <w:tbl>
      <w:tblPr>
        <w:tblStyle w:val="GridTable1Light"/>
        <w:tblW w:w="4743" w:type="pct"/>
        <w:tblInd w:w="534" w:type="dxa"/>
        <w:tblLook w:val="04A0" w:firstRow="1" w:lastRow="0" w:firstColumn="1" w:lastColumn="0" w:noHBand="0" w:noVBand="1"/>
      </w:tblPr>
      <w:tblGrid>
        <w:gridCol w:w="2067"/>
        <w:gridCol w:w="6675"/>
      </w:tblGrid>
      <w:tr w:rsidR="00797F52" w:rsidRPr="008E4598" w14:paraId="7E78B228" w14:textId="77777777" w:rsidTr="007451F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105EEB82" w14:textId="5D11959E" w:rsidR="00797F52" w:rsidRPr="008E4598" w:rsidRDefault="001279F3">
            <w:pPr>
              <w:spacing w:after="120" w:line="240" w:lineRule="auto"/>
            </w:pPr>
            <w:r>
              <w:t>Strength</w:t>
            </w:r>
          </w:p>
        </w:tc>
        <w:tc>
          <w:tcPr>
            <w:tcW w:w="3818" w:type="pct"/>
            <w:tcBorders>
              <w:right w:val="nil"/>
            </w:tcBorders>
          </w:tcPr>
          <w:p w14:paraId="247D858A" w14:textId="77777777" w:rsidR="00797F52" w:rsidRPr="008E4598" w:rsidRDefault="00797F52" w:rsidP="007451FB">
            <w:pPr>
              <w:spacing w:after="120" w:line="240" w:lineRule="auto"/>
              <w:cnfStyle w:val="100000000000" w:firstRow="1" w:lastRow="0" w:firstColumn="0" w:lastColumn="0" w:oddVBand="0" w:evenVBand="0" w:oddHBand="0" w:evenHBand="0" w:firstRowFirstColumn="0" w:firstRowLastColumn="0" w:lastRowFirstColumn="0" w:lastRowLastColumn="0"/>
            </w:pPr>
            <w:r w:rsidRPr="008E4598">
              <w:t>Description</w:t>
            </w:r>
          </w:p>
        </w:tc>
      </w:tr>
      <w:tr w:rsidR="00797F52" w:rsidRPr="008E4598" w14:paraId="0CDCB782" w14:textId="77777777" w:rsidTr="007451F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77579D1E" w14:textId="2A1292B1" w:rsidR="00797F52" w:rsidRPr="005E77F0" w:rsidRDefault="00797F52" w:rsidP="007451FB">
            <w:pPr>
              <w:spacing w:after="120" w:line="240" w:lineRule="auto"/>
              <w:rPr>
                <w:b w:val="0"/>
                <w:sz w:val="22"/>
              </w:rPr>
            </w:pPr>
            <w:r>
              <w:rPr>
                <w:b w:val="0"/>
                <w:sz w:val="22"/>
              </w:rPr>
              <w:t>1</w:t>
            </w:r>
          </w:p>
        </w:tc>
        <w:tc>
          <w:tcPr>
            <w:tcW w:w="3818" w:type="pct"/>
            <w:tcBorders>
              <w:right w:val="nil"/>
            </w:tcBorders>
          </w:tcPr>
          <w:p w14:paraId="77337A03" w14:textId="2738151A" w:rsidR="00797F52" w:rsidRPr="005E77F0" w:rsidRDefault="00797F52"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797F52">
              <w:rPr>
                <w:sz w:val="22"/>
              </w:rPr>
              <w:t xml:space="preserve">Meta-analysis or </w:t>
            </w:r>
            <w:r w:rsidR="00BA3546" w:rsidRPr="00797F52">
              <w:rPr>
                <w:sz w:val="22"/>
              </w:rPr>
              <w:t>systematic review</w:t>
            </w:r>
            <w:r w:rsidRPr="00797F52">
              <w:rPr>
                <w:sz w:val="22"/>
              </w:rPr>
              <w:t xml:space="preserve"> of genotype-drug rules or genotype-drug rules in CPIC/DPWG guideline or FDA</w:t>
            </w:r>
          </w:p>
        </w:tc>
      </w:tr>
      <w:tr w:rsidR="00797F52" w:rsidRPr="008E4598" w14:paraId="40DD72A6"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0A78B7CB" w14:textId="740242E5" w:rsidR="00797F52" w:rsidRPr="005E77F0" w:rsidRDefault="00797F52" w:rsidP="007451FB">
            <w:pPr>
              <w:spacing w:after="120" w:line="240" w:lineRule="auto"/>
              <w:rPr>
                <w:b w:val="0"/>
                <w:sz w:val="22"/>
              </w:rPr>
            </w:pPr>
            <w:r>
              <w:rPr>
                <w:b w:val="0"/>
                <w:sz w:val="22"/>
              </w:rPr>
              <w:t>2+</w:t>
            </w:r>
          </w:p>
        </w:tc>
        <w:tc>
          <w:tcPr>
            <w:tcW w:w="3818" w:type="pct"/>
            <w:tcBorders>
              <w:right w:val="nil"/>
            </w:tcBorders>
          </w:tcPr>
          <w:p w14:paraId="542F97C0" w14:textId="1B0E5A05" w:rsidR="00797F52" w:rsidRPr="005E77F0" w:rsidRDefault="00797F52"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Pr>
                <w:rFonts w:eastAsia="Times New Roman" w:cs="Times New Roman"/>
                <w:color w:val="000000"/>
                <w:sz w:val="22"/>
              </w:rPr>
              <w:t>G</w:t>
            </w:r>
            <w:r w:rsidRPr="00797F52">
              <w:rPr>
                <w:rFonts w:eastAsia="Times New Roman" w:cs="Times New Roman"/>
                <w:color w:val="000000"/>
                <w:sz w:val="22"/>
              </w:rPr>
              <w:t>enotype-drug rule that has been repeatedly reported with strong effect on dosage, efficacy or life-threatening toxicity or organ injury related toxicity</w:t>
            </w:r>
          </w:p>
        </w:tc>
      </w:tr>
      <w:tr w:rsidR="008E36BF" w:rsidRPr="008E4598" w14:paraId="328194E4" w14:textId="77777777" w:rsidTr="007451F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373107CD" w14:textId="4100A281" w:rsidR="008E36BF" w:rsidRDefault="00E63898" w:rsidP="007451FB">
            <w:pPr>
              <w:spacing w:after="120" w:line="240" w:lineRule="auto"/>
              <w:rPr>
                <w:b w:val="0"/>
              </w:rPr>
            </w:pPr>
            <w:r>
              <w:rPr>
                <w:b w:val="0"/>
                <w:sz w:val="22"/>
              </w:rPr>
              <w:t>2-</w:t>
            </w:r>
          </w:p>
        </w:tc>
        <w:tc>
          <w:tcPr>
            <w:tcW w:w="3818" w:type="pct"/>
            <w:tcBorders>
              <w:right w:val="nil"/>
            </w:tcBorders>
          </w:tcPr>
          <w:p w14:paraId="6F051EF5" w14:textId="17F21666" w:rsidR="008E36BF" w:rsidRDefault="009E7823" w:rsidP="007451FB">
            <w:pPr>
              <w:spacing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sz w:val="22"/>
              </w:rPr>
              <w:t>G</w:t>
            </w:r>
            <w:r w:rsidRPr="00797F52">
              <w:rPr>
                <w:rFonts w:eastAsia="Times New Roman" w:cs="Times New Roman"/>
                <w:color w:val="000000"/>
                <w:sz w:val="22"/>
              </w:rPr>
              <w:t xml:space="preserve">enotype-drug rule that has been repeatedly reported with moderate or small effect on </w:t>
            </w:r>
            <w:r w:rsidR="008B236B">
              <w:rPr>
                <w:rFonts w:asciiTheme="minorEastAsia" w:hAnsiTheme="minorEastAsia" w:cs="Times New Roman" w:hint="eastAsia"/>
                <w:color w:val="000000"/>
                <w:sz w:val="22"/>
              </w:rPr>
              <w:t>d</w:t>
            </w:r>
            <w:r w:rsidR="008B236B">
              <w:rPr>
                <w:rFonts w:asciiTheme="minorEastAsia" w:hAnsiTheme="minorEastAsia" w:cs="Times New Roman"/>
                <w:color w:val="000000"/>
                <w:sz w:val="22"/>
              </w:rPr>
              <w:t xml:space="preserve">osage, efficacy or </w:t>
            </w:r>
            <w:r w:rsidRPr="00797F52">
              <w:rPr>
                <w:rFonts w:eastAsia="Times New Roman" w:cs="Times New Roman"/>
                <w:color w:val="000000"/>
                <w:sz w:val="22"/>
              </w:rPr>
              <w:t>the risk of developing diseases</w:t>
            </w:r>
          </w:p>
        </w:tc>
      </w:tr>
      <w:tr w:rsidR="00797F52" w:rsidRPr="008E4598" w14:paraId="6322630E" w14:textId="77777777" w:rsidTr="007451F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0A84123D" w14:textId="06A5AB2A" w:rsidR="00797F52" w:rsidRPr="005E77F0" w:rsidRDefault="009E7823" w:rsidP="007451FB">
            <w:pPr>
              <w:spacing w:after="120" w:line="240" w:lineRule="auto"/>
              <w:rPr>
                <w:b w:val="0"/>
                <w:sz w:val="22"/>
              </w:rPr>
            </w:pPr>
            <w:r>
              <w:rPr>
                <w:b w:val="0"/>
                <w:sz w:val="22"/>
              </w:rPr>
              <w:t>3</w:t>
            </w:r>
          </w:p>
        </w:tc>
        <w:tc>
          <w:tcPr>
            <w:tcW w:w="3818" w:type="pct"/>
            <w:tcBorders>
              <w:right w:val="nil"/>
            </w:tcBorders>
          </w:tcPr>
          <w:p w14:paraId="07BC7007" w14:textId="69C064B2" w:rsidR="00797F52" w:rsidRPr="005E77F0" w:rsidRDefault="009E7823"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rFonts w:eastAsia="Times New Roman" w:cs="Times New Roman"/>
                <w:color w:val="000000"/>
                <w:sz w:val="22"/>
              </w:rPr>
              <w:t xml:space="preserve">Genotype-drug rule effects </w:t>
            </w:r>
            <w:r w:rsidR="00BE2916">
              <w:rPr>
                <w:rFonts w:eastAsia="Times New Roman" w:cs="Times New Roman"/>
                <w:color w:val="000000"/>
                <w:sz w:val="22"/>
              </w:rPr>
              <w:t>reported in single study</w:t>
            </w:r>
          </w:p>
        </w:tc>
      </w:tr>
      <w:tr w:rsidR="00797F52" w:rsidRPr="008E4598" w14:paraId="02EA20A0"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393EF7DD" w14:textId="14E402E4" w:rsidR="00797F52" w:rsidRPr="005E77F0" w:rsidRDefault="00187D45" w:rsidP="007451FB">
            <w:pPr>
              <w:spacing w:after="120" w:line="240" w:lineRule="auto"/>
              <w:rPr>
                <w:b w:val="0"/>
                <w:sz w:val="22"/>
              </w:rPr>
            </w:pPr>
            <w:r>
              <w:rPr>
                <w:b w:val="0"/>
                <w:sz w:val="22"/>
              </w:rPr>
              <w:t>4</w:t>
            </w:r>
          </w:p>
        </w:tc>
        <w:tc>
          <w:tcPr>
            <w:tcW w:w="3818" w:type="pct"/>
            <w:tcBorders>
              <w:right w:val="nil"/>
            </w:tcBorders>
          </w:tcPr>
          <w:p w14:paraId="3FB7A2B7" w14:textId="06B5B9BD" w:rsidR="00797F52" w:rsidRPr="005E77F0" w:rsidRDefault="00797F52"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797F52">
              <w:rPr>
                <w:sz w:val="22"/>
              </w:rPr>
              <w:t>Case report</w:t>
            </w:r>
            <w:r w:rsidR="00910231">
              <w:rPr>
                <w:sz w:val="22"/>
              </w:rPr>
              <w:t xml:space="preserve"> and in-vitro studies</w:t>
            </w:r>
          </w:p>
        </w:tc>
      </w:tr>
    </w:tbl>
    <w:p w14:paraId="22DAED82" w14:textId="77777777" w:rsidR="00187D45" w:rsidRDefault="00AD7BCF" w:rsidP="00AD7BCF">
      <w:pPr>
        <w:pStyle w:val="Caption"/>
        <w:spacing w:after="0"/>
        <w:ind w:left="426"/>
      </w:pPr>
      <w:r>
        <w:rPr>
          <w:sz w:val="22"/>
          <w:szCs w:val="22"/>
        </w:rPr>
        <w:t xml:space="preserve">  </w:t>
      </w:r>
    </w:p>
    <w:p w14:paraId="7DCB6F3F" w14:textId="529223E9" w:rsidR="00AD7BCF" w:rsidRPr="008E52B0" w:rsidRDefault="008E52B0" w:rsidP="00F21F02">
      <w:pPr>
        <w:pStyle w:val="Caption"/>
        <w:keepNext/>
        <w:spacing w:after="0"/>
        <w:ind w:left="425"/>
        <w:rPr>
          <w:sz w:val="22"/>
          <w:szCs w:val="22"/>
        </w:rPr>
      </w:pPr>
      <w:r>
        <w:rPr>
          <w:sz w:val="22"/>
          <w:szCs w:val="22"/>
        </w:rPr>
        <w:t xml:space="preserve">  </w:t>
      </w:r>
      <w:bookmarkStart w:id="20" w:name="_Ref443315655"/>
      <w:bookmarkStart w:id="21" w:name="_Toc444683060"/>
      <w:r w:rsidRPr="00F21F02">
        <w:rPr>
          <w:sz w:val="22"/>
          <w:szCs w:val="22"/>
        </w:rPr>
        <w:t xml:space="preserve">Table </w:t>
      </w:r>
      <w:r w:rsidRPr="00F21F02">
        <w:rPr>
          <w:sz w:val="22"/>
          <w:szCs w:val="22"/>
        </w:rPr>
        <w:fldChar w:fldCharType="begin"/>
      </w:r>
      <w:r w:rsidRPr="00F21F02">
        <w:rPr>
          <w:sz w:val="22"/>
          <w:szCs w:val="22"/>
        </w:rPr>
        <w:instrText xml:space="preserve"> SEQ Table \* ARABIC </w:instrText>
      </w:r>
      <w:r w:rsidRPr="00F21F02">
        <w:rPr>
          <w:sz w:val="22"/>
          <w:szCs w:val="22"/>
        </w:rPr>
        <w:fldChar w:fldCharType="separate"/>
      </w:r>
      <w:r w:rsidRPr="00F21F02">
        <w:rPr>
          <w:noProof/>
          <w:sz w:val="22"/>
          <w:szCs w:val="22"/>
        </w:rPr>
        <w:t>4</w:t>
      </w:r>
      <w:r w:rsidRPr="00F21F02">
        <w:rPr>
          <w:sz w:val="22"/>
          <w:szCs w:val="22"/>
        </w:rPr>
        <w:fldChar w:fldCharType="end"/>
      </w:r>
      <w:bookmarkEnd w:id="20"/>
      <w:r w:rsidRPr="00F21F02">
        <w:rPr>
          <w:sz w:val="22"/>
          <w:szCs w:val="22"/>
        </w:rPr>
        <w:t xml:space="preserve"> Clinical Annotation Levels of Evidence from PharmGKB</w:t>
      </w:r>
      <w:bookmarkEnd w:id="21"/>
    </w:p>
    <w:tbl>
      <w:tblPr>
        <w:tblStyle w:val="GridTable1Light"/>
        <w:tblW w:w="4743" w:type="pct"/>
        <w:tblInd w:w="534" w:type="dxa"/>
        <w:tblLook w:val="04A0" w:firstRow="1" w:lastRow="0" w:firstColumn="1" w:lastColumn="0" w:noHBand="0" w:noVBand="1"/>
      </w:tblPr>
      <w:tblGrid>
        <w:gridCol w:w="2067"/>
        <w:gridCol w:w="6675"/>
      </w:tblGrid>
      <w:tr w:rsidR="00AD7BCF" w:rsidRPr="008E4598" w14:paraId="523FE724" w14:textId="77777777" w:rsidTr="007451F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0077BAF4" w14:textId="77777777" w:rsidR="00AD7BCF" w:rsidRPr="008E4598" w:rsidRDefault="00AD7BCF" w:rsidP="007451FB">
            <w:pPr>
              <w:spacing w:after="120" w:line="240" w:lineRule="auto"/>
            </w:pPr>
            <w:r>
              <w:t>Level</w:t>
            </w:r>
          </w:p>
        </w:tc>
        <w:tc>
          <w:tcPr>
            <w:tcW w:w="3818" w:type="pct"/>
            <w:tcBorders>
              <w:right w:val="nil"/>
            </w:tcBorders>
          </w:tcPr>
          <w:p w14:paraId="0C4BC7E2" w14:textId="77777777" w:rsidR="00AD7BCF" w:rsidRPr="008E4598" w:rsidRDefault="00AD7BCF" w:rsidP="007451FB">
            <w:pPr>
              <w:spacing w:after="120" w:line="240" w:lineRule="auto"/>
              <w:cnfStyle w:val="100000000000" w:firstRow="1" w:lastRow="0" w:firstColumn="0" w:lastColumn="0" w:oddVBand="0" w:evenVBand="0" w:oddHBand="0" w:evenHBand="0" w:firstRowFirstColumn="0" w:firstRowLastColumn="0" w:lastRowFirstColumn="0" w:lastRowLastColumn="0"/>
            </w:pPr>
            <w:r w:rsidRPr="008E4598">
              <w:t>Description</w:t>
            </w:r>
          </w:p>
        </w:tc>
      </w:tr>
      <w:tr w:rsidR="00AD7BCF" w:rsidRPr="008E4598" w14:paraId="03FE4563" w14:textId="77777777" w:rsidTr="007451F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789344B3" w14:textId="51BD459D" w:rsidR="00AD7BCF" w:rsidRPr="005E77F0" w:rsidRDefault="00AD7BCF" w:rsidP="007451FB">
            <w:pPr>
              <w:spacing w:after="120" w:line="240" w:lineRule="auto"/>
              <w:rPr>
                <w:b w:val="0"/>
                <w:sz w:val="22"/>
              </w:rPr>
            </w:pPr>
            <w:r>
              <w:rPr>
                <w:b w:val="0"/>
                <w:sz w:val="22"/>
              </w:rPr>
              <w:t>1</w:t>
            </w:r>
            <w:r w:rsidR="00624156">
              <w:rPr>
                <w:b w:val="0"/>
                <w:sz w:val="22"/>
              </w:rPr>
              <w:t>A</w:t>
            </w:r>
          </w:p>
        </w:tc>
        <w:tc>
          <w:tcPr>
            <w:tcW w:w="3818" w:type="pct"/>
            <w:tcBorders>
              <w:right w:val="nil"/>
            </w:tcBorders>
          </w:tcPr>
          <w:p w14:paraId="44BF8FD9" w14:textId="00B2C855" w:rsidR="00AD7BCF" w:rsidRPr="005E77F0"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624156">
              <w:rPr>
                <w:sz w:val="22"/>
              </w:rPr>
              <w:t>Annotation for a variant-drug combination in a CPIC or medical society-endorsed PGx guideline, or implemented at a PGRN site or in another major health system.</w:t>
            </w:r>
          </w:p>
        </w:tc>
      </w:tr>
      <w:tr w:rsidR="00AD7BCF" w:rsidRPr="008E4598" w14:paraId="5DD3D2B4"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4CB89A5D" w14:textId="14661191" w:rsidR="00AD7BCF" w:rsidRPr="005E77F0" w:rsidRDefault="00624156" w:rsidP="007451FB">
            <w:pPr>
              <w:spacing w:after="120" w:line="240" w:lineRule="auto"/>
              <w:rPr>
                <w:b w:val="0"/>
                <w:sz w:val="22"/>
              </w:rPr>
            </w:pPr>
            <w:r>
              <w:rPr>
                <w:b w:val="0"/>
                <w:sz w:val="22"/>
              </w:rPr>
              <w:t>1B</w:t>
            </w:r>
          </w:p>
        </w:tc>
        <w:tc>
          <w:tcPr>
            <w:tcW w:w="3818" w:type="pct"/>
            <w:tcBorders>
              <w:right w:val="nil"/>
            </w:tcBorders>
          </w:tcPr>
          <w:p w14:paraId="6106D2DA" w14:textId="23F11D98" w:rsidR="00AD7BCF" w:rsidRPr="005E77F0"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624156">
              <w:rPr>
                <w:rFonts w:eastAsia="Times New Roman" w:cs="Times New Roman"/>
                <w:color w:val="000000"/>
                <w:sz w:val="22"/>
              </w:rPr>
              <w:t>Annotation for a variant-drug combination where the preponderance of evidence shows an association. The association must be replicated in more than one cohort with significant p-values, and preferably will have a strong effect size.</w:t>
            </w:r>
          </w:p>
        </w:tc>
      </w:tr>
      <w:tr w:rsidR="00AD7BCF" w:rsidRPr="008E4598" w14:paraId="5715A8B6" w14:textId="77777777" w:rsidTr="007451F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2247379B" w14:textId="77E0A88E" w:rsidR="00AD7BCF" w:rsidRPr="005E77F0" w:rsidRDefault="00AD7BCF" w:rsidP="007451FB">
            <w:pPr>
              <w:spacing w:after="120" w:line="240" w:lineRule="auto"/>
              <w:rPr>
                <w:b w:val="0"/>
                <w:sz w:val="22"/>
              </w:rPr>
            </w:pPr>
            <w:r>
              <w:rPr>
                <w:b w:val="0"/>
                <w:sz w:val="22"/>
              </w:rPr>
              <w:t>2</w:t>
            </w:r>
            <w:r w:rsidR="00624156">
              <w:rPr>
                <w:b w:val="0"/>
                <w:sz w:val="22"/>
              </w:rPr>
              <w:t>A</w:t>
            </w:r>
          </w:p>
        </w:tc>
        <w:tc>
          <w:tcPr>
            <w:tcW w:w="3818" w:type="pct"/>
            <w:tcBorders>
              <w:right w:val="nil"/>
            </w:tcBorders>
          </w:tcPr>
          <w:p w14:paraId="212D0496" w14:textId="003920AE" w:rsidR="00AD7BCF" w:rsidRPr="005E77F0"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624156">
              <w:rPr>
                <w:rFonts w:eastAsia="Times New Roman" w:cs="Times New Roman"/>
                <w:color w:val="000000"/>
                <w:sz w:val="22"/>
              </w:rPr>
              <w:t>Annotation for a variant-drug combination that qualifies for level 2B where the variant is within a VIP (Very Important Pharmacogene) as defined by PharmGKB. The variants in level 2A are in known pharmacogenes, so functional significance is more likely.</w:t>
            </w:r>
          </w:p>
        </w:tc>
      </w:tr>
      <w:tr w:rsidR="00AD7BCF" w:rsidRPr="008E4598" w14:paraId="385F57C5"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74F62D20" w14:textId="3168EA29" w:rsidR="00AD7BCF" w:rsidRPr="005E77F0" w:rsidRDefault="00624156" w:rsidP="007451FB">
            <w:pPr>
              <w:spacing w:after="120" w:line="240" w:lineRule="auto"/>
              <w:rPr>
                <w:b w:val="0"/>
                <w:sz w:val="22"/>
              </w:rPr>
            </w:pPr>
            <w:r>
              <w:rPr>
                <w:b w:val="0"/>
                <w:sz w:val="22"/>
              </w:rPr>
              <w:t>2B</w:t>
            </w:r>
          </w:p>
        </w:tc>
        <w:tc>
          <w:tcPr>
            <w:tcW w:w="3818" w:type="pct"/>
            <w:tcBorders>
              <w:right w:val="nil"/>
            </w:tcBorders>
          </w:tcPr>
          <w:p w14:paraId="232E0AC1" w14:textId="7B4B12D2" w:rsidR="00AD7BCF" w:rsidRPr="005E77F0"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624156">
              <w:rPr>
                <w:sz w:val="22"/>
              </w:rPr>
              <w:t>Annotation for a variant-drug combination with moderate evidence of an association. The association must be replicated but there may be some studies that do not show statistical significance, and/or the effect size may be small.</w:t>
            </w:r>
          </w:p>
        </w:tc>
      </w:tr>
      <w:tr w:rsidR="00624156" w:rsidRPr="008E4598" w14:paraId="106AFDA0"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4A0CCCC5" w14:textId="29076BF2" w:rsidR="00624156" w:rsidRDefault="00624156" w:rsidP="007451FB">
            <w:pPr>
              <w:spacing w:after="120" w:line="240" w:lineRule="auto"/>
              <w:rPr>
                <w:b w:val="0"/>
              </w:rPr>
            </w:pPr>
            <w:r>
              <w:rPr>
                <w:b w:val="0"/>
              </w:rPr>
              <w:t>3</w:t>
            </w:r>
          </w:p>
        </w:tc>
        <w:tc>
          <w:tcPr>
            <w:tcW w:w="3818" w:type="pct"/>
            <w:tcBorders>
              <w:right w:val="nil"/>
            </w:tcBorders>
          </w:tcPr>
          <w:p w14:paraId="681889CA" w14:textId="1C0F995C" w:rsidR="00624156" w:rsidRPr="00797F52"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pPr>
            <w:r w:rsidRPr="00624156">
              <w:t xml:space="preserve">Annotation for a variant-drug combination based on a single significant (not yet replicated) or annotation for a variant-drug combination evaluated </w:t>
            </w:r>
            <w:r w:rsidRPr="00624156">
              <w:lastRenderedPageBreak/>
              <w:t>in multiple studies but lacking clear evidence of an association.</w:t>
            </w:r>
          </w:p>
        </w:tc>
      </w:tr>
      <w:tr w:rsidR="00624156" w:rsidRPr="008E4598" w14:paraId="2D4B2AA0" w14:textId="77777777" w:rsidTr="007451F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320C1E8F" w14:textId="3F824D22" w:rsidR="00624156" w:rsidRDefault="00624156" w:rsidP="007451FB">
            <w:pPr>
              <w:spacing w:after="120" w:line="240" w:lineRule="auto"/>
              <w:rPr>
                <w:b w:val="0"/>
              </w:rPr>
            </w:pPr>
            <w:r>
              <w:rPr>
                <w:b w:val="0"/>
              </w:rPr>
              <w:lastRenderedPageBreak/>
              <w:t>4</w:t>
            </w:r>
          </w:p>
        </w:tc>
        <w:tc>
          <w:tcPr>
            <w:tcW w:w="3818" w:type="pct"/>
            <w:tcBorders>
              <w:right w:val="nil"/>
            </w:tcBorders>
          </w:tcPr>
          <w:p w14:paraId="15FD30F0" w14:textId="78E4F7B4" w:rsidR="00624156" w:rsidRPr="00797F52" w:rsidRDefault="00624156" w:rsidP="007451FB">
            <w:pPr>
              <w:spacing w:after="120" w:line="240" w:lineRule="auto"/>
              <w:cnfStyle w:val="000000000000" w:firstRow="0" w:lastRow="0" w:firstColumn="0" w:lastColumn="0" w:oddVBand="0" w:evenVBand="0" w:oddHBand="0" w:evenHBand="0" w:firstRowFirstColumn="0" w:firstRowLastColumn="0" w:lastRowFirstColumn="0" w:lastRowLastColumn="0"/>
            </w:pPr>
            <w:r w:rsidRPr="00624156">
              <w:t>Annotation based on a case report, non-significant study or in vitro, molecular or functional assay evidence only.</w:t>
            </w:r>
          </w:p>
        </w:tc>
      </w:tr>
    </w:tbl>
    <w:p w14:paraId="1151BE4D" w14:textId="45C755C6" w:rsidR="00E63DBB" w:rsidRDefault="00E63DBB" w:rsidP="00F21F02"/>
    <w:p w14:paraId="0B325AEF" w14:textId="7F89E206" w:rsidR="00FB1EBD" w:rsidRDefault="00FB1EBD" w:rsidP="00F21F02">
      <w:pPr>
        <w:spacing w:after="0"/>
      </w:pPr>
      <w:r>
        <w:rPr>
          <w:b/>
          <w:bCs/>
        </w:rPr>
        <w:t xml:space="preserve">     Standard format for dosing guideline</w:t>
      </w:r>
    </w:p>
    <w:tbl>
      <w:tblPr>
        <w:tblStyle w:val="GridTable1Light"/>
        <w:tblpPr w:leftFromText="180" w:rightFromText="180" w:vertAnchor="text" w:horzAnchor="page" w:tblpX="2271" w:tblpY="66"/>
        <w:tblW w:w="4665" w:type="pct"/>
        <w:tblLook w:val="04A0" w:firstRow="1" w:lastRow="0" w:firstColumn="1" w:lastColumn="0" w:noHBand="0" w:noVBand="1"/>
      </w:tblPr>
      <w:tblGrid>
        <w:gridCol w:w="2179"/>
        <w:gridCol w:w="6420"/>
      </w:tblGrid>
      <w:tr w:rsidR="00FB1EBD" w:rsidRPr="008E4598" w14:paraId="6B74DD8C" w14:textId="77777777" w:rsidTr="00F21F0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267" w:type="pct"/>
            <w:tcBorders>
              <w:left w:val="nil"/>
            </w:tcBorders>
          </w:tcPr>
          <w:p w14:paraId="287F2630" w14:textId="77777777" w:rsidR="00FB1EBD" w:rsidRPr="008E4598" w:rsidRDefault="00FB1EBD" w:rsidP="0060366C">
            <w:pPr>
              <w:spacing w:after="120" w:line="240" w:lineRule="auto"/>
            </w:pPr>
            <w:r>
              <w:t>Scenario</w:t>
            </w:r>
          </w:p>
        </w:tc>
        <w:tc>
          <w:tcPr>
            <w:tcW w:w="3733" w:type="pct"/>
            <w:tcBorders>
              <w:right w:val="nil"/>
            </w:tcBorders>
          </w:tcPr>
          <w:p w14:paraId="30E8BBAE" w14:textId="0885D4A4" w:rsidR="00FB1EBD" w:rsidRPr="008E4598" w:rsidRDefault="00FB1EBD" w:rsidP="0060366C">
            <w:pPr>
              <w:spacing w:after="120" w:line="240" w:lineRule="auto"/>
              <w:cnfStyle w:val="100000000000" w:firstRow="1" w:lastRow="0" w:firstColumn="0" w:lastColumn="0" w:oddVBand="0" w:evenVBand="0" w:oddHBand="0" w:evenHBand="0" w:firstRowFirstColumn="0" w:firstRowLastColumn="0" w:lastRowFirstColumn="0" w:lastRowLastColumn="0"/>
            </w:pPr>
            <w:r>
              <w:t xml:space="preserve">Examples of standard </w:t>
            </w:r>
            <w:r w:rsidR="00DC4CCD">
              <w:t>f</w:t>
            </w:r>
            <w:r>
              <w:t>ormat</w:t>
            </w:r>
          </w:p>
        </w:tc>
      </w:tr>
      <w:tr w:rsidR="00FB1EBD" w:rsidRPr="008E4598" w14:paraId="7812B3B9" w14:textId="77777777" w:rsidTr="00F21F02">
        <w:trPr>
          <w:trHeight w:val="393"/>
        </w:trPr>
        <w:tc>
          <w:tcPr>
            <w:cnfStyle w:val="001000000000" w:firstRow="0" w:lastRow="0" w:firstColumn="1" w:lastColumn="0" w:oddVBand="0" w:evenVBand="0" w:oddHBand="0" w:evenHBand="0" w:firstRowFirstColumn="0" w:firstRowLastColumn="0" w:lastRowFirstColumn="0" w:lastRowLastColumn="0"/>
            <w:tcW w:w="1267" w:type="pct"/>
            <w:tcBorders>
              <w:left w:val="nil"/>
            </w:tcBorders>
          </w:tcPr>
          <w:p w14:paraId="7D642DCE" w14:textId="2D8D1DC4" w:rsidR="00FB1EBD" w:rsidRPr="00D63D1F" w:rsidRDefault="00FB1EBD" w:rsidP="00F21F02">
            <w:pPr>
              <w:spacing w:after="120" w:line="240" w:lineRule="auto"/>
              <w:jc w:val="left"/>
              <w:rPr>
                <w:b w:val="0"/>
                <w:sz w:val="22"/>
              </w:rPr>
            </w:pPr>
            <w:r>
              <w:rPr>
                <w:b w:val="0"/>
                <w:sz w:val="22"/>
              </w:rPr>
              <w:t>CPIC dosing guideline</w:t>
            </w:r>
            <w:r w:rsidR="00DC4CCD">
              <w:rPr>
                <w:b w:val="0"/>
                <w:sz w:val="22"/>
              </w:rPr>
              <w:t xml:space="preserve"> summary obtained</w:t>
            </w:r>
            <w:r>
              <w:rPr>
                <w:b w:val="0"/>
                <w:sz w:val="22"/>
              </w:rPr>
              <w:t xml:space="preserve"> </w:t>
            </w:r>
          </w:p>
        </w:tc>
        <w:tc>
          <w:tcPr>
            <w:tcW w:w="3733" w:type="pct"/>
            <w:tcBorders>
              <w:right w:val="nil"/>
            </w:tcBorders>
          </w:tcPr>
          <w:p w14:paraId="073E320C" w14:textId="3BB2E4E7" w:rsidR="00FB1EBD" w:rsidRPr="00D63D1F" w:rsidRDefault="00FB1EBD">
            <w:pPr>
              <w:cnfStyle w:val="000000000000" w:firstRow="0" w:lastRow="0" w:firstColumn="0" w:lastColumn="0" w:oddVBand="0" w:evenVBand="0" w:oddHBand="0" w:evenHBand="0" w:firstRowFirstColumn="0" w:firstRowLastColumn="0" w:lastRowFirstColumn="0" w:lastRowLastColumn="0"/>
            </w:pPr>
            <w:r w:rsidRPr="003A3924">
              <w:t xml:space="preserve">For </w:t>
            </w:r>
            <w:r>
              <w:t>[drug]</w:t>
            </w:r>
            <w:r w:rsidRPr="003A3924">
              <w:t xml:space="preserve">, </w:t>
            </w:r>
            <w:r w:rsidR="00A52E8A">
              <w:t xml:space="preserve">[gene </w:t>
            </w:r>
            <w:r w:rsidRPr="003A3924">
              <w:t>phenotype</w:t>
            </w:r>
            <w:r>
              <w:t>] patients should consider an alternative drug or a [percentage] reduction/increase of recommended starting dose. In comparison to [drug]</w:t>
            </w:r>
            <w:r w:rsidRPr="003A3924">
              <w:t xml:space="preserve">, </w:t>
            </w:r>
            <w:r>
              <w:t>[drug] might be associated with increase/decrease [adverse effects]</w:t>
            </w:r>
            <w:r w:rsidR="00982AC7">
              <w:t xml:space="preserve"> in</w:t>
            </w:r>
            <w:r w:rsidR="00DC4CCD">
              <w:t xml:space="preserve"> [</w:t>
            </w:r>
            <w:r w:rsidR="00A52E8A">
              <w:t xml:space="preserve">gene </w:t>
            </w:r>
            <w:r w:rsidRPr="003A3924">
              <w:t>phenotype</w:t>
            </w:r>
            <w:r w:rsidR="00DC4CCD">
              <w:t xml:space="preserve">] </w:t>
            </w:r>
            <w:r>
              <w:t>patients.</w:t>
            </w:r>
            <w:r w:rsidR="00982AC7">
              <w:t xml:space="preserve"> Monitor</w:t>
            </w:r>
            <w:r w:rsidR="00DC4CCD">
              <w:t xml:space="preserve"> [</w:t>
            </w:r>
            <w:r w:rsidR="00A52E8A">
              <w:t xml:space="preserve">gene </w:t>
            </w:r>
            <w:r w:rsidRPr="003A3924">
              <w:t>phenotype</w:t>
            </w:r>
            <w:r w:rsidR="00DC4CCD">
              <w:t xml:space="preserve">] </w:t>
            </w:r>
            <w:r>
              <w:t>patient’s response to [drug] and [drug] serum concentration</w:t>
            </w:r>
            <w:r w:rsidR="00982AC7">
              <w:t>.</w:t>
            </w:r>
          </w:p>
        </w:tc>
      </w:tr>
    </w:tbl>
    <w:p w14:paraId="03545A95" w14:textId="77777777" w:rsidR="00FB1EBD" w:rsidRDefault="00FB1EBD" w:rsidP="00F21F02"/>
    <w:p w14:paraId="77392BE8" w14:textId="1CBD7F87" w:rsidR="00E63DBB" w:rsidRPr="00E63DBB" w:rsidRDefault="00E63DBB" w:rsidP="00F21F02">
      <w:pPr>
        <w:pStyle w:val="Caption"/>
        <w:spacing w:after="0"/>
        <w:ind w:left="425"/>
        <w:rPr>
          <w:sz w:val="22"/>
          <w:szCs w:val="22"/>
        </w:rPr>
      </w:pPr>
      <w:r w:rsidRPr="008E52B0">
        <w:rPr>
          <w:sz w:val="22"/>
          <w:szCs w:val="22"/>
        </w:rPr>
        <w:t xml:space="preserve">  </w:t>
      </w:r>
      <w:bookmarkStart w:id="22" w:name="_Ref444682883"/>
      <w:bookmarkStart w:id="23" w:name="_Ref444682869"/>
      <w:bookmarkStart w:id="24" w:name="_Toc444683061"/>
      <w:r w:rsidRPr="00D366D3">
        <w:rPr>
          <w:sz w:val="22"/>
          <w:szCs w:val="22"/>
        </w:rPr>
        <w:t xml:space="preserve">Table </w:t>
      </w:r>
      <w:r w:rsidRPr="00D366D3">
        <w:rPr>
          <w:sz w:val="22"/>
          <w:szCs w:val="22"/>
        </w:rPr>
        <w:fldChar w:fldCharType="begin"/>
      </w:r>
      <w:r w:rsidRPr="00D366D3">
        <w:rPr>
          <w:sz w:val="22"/>
          <w:szCs w:val="22"/>
        </w:rPr>
        <w:instrText xml:space="preserve"> SEQ Table \* ARABIC </w:instrText>
      </w:r>
      <w:r w:rsidRPr="00D366D3">
        <w:rPr>
          <w:sz w:val="22"/>
          <w:szCs w:val="22"/>
        </w:rPr>
        <w:fldChar w:fldCharType="separate"/>
      </w:r>
      <w:r w:rsidRPr="00D366D3">
        <w:rPr>
          <w:noProof/>
          <w:sz w:val="22"/>
          <w:szCs w:val="22"/>
        </w:rPr>
        <w:t>5</w:t>
      </w:r>
      <w:r w:rsidRPr="00D366D3">
        <w:rPr>
          <w:sz w:val="22"/>
          <w:szCs w:val="22"/>
        </w:rPr>
        <w:fldChar w:fldCharType="end"/>
      </w:r>
      <w:bookmarkEnd w:id="22"/>
      <w:r w:rsidRPr="00D366D3">
        <w:rPr>
          <w:sz w:val="22"/>
          <w:szCs w:val="22"/>
        </w:rPr>
        <w:t xml:space="preserve"> Definition of drug response type</w:t>
      </w:r>
      <w:bookmarkEnd w:id="23"/>
      <w:bookmarkEnd w:id="24"/>
    </w:p>
    <w:tbl>
      <w:tblPr>
        <w:tblStyle w:val="GridTable1Light"/>
        <w:tblW w:w="4743" w:type="pct"/>
        <w:tblInd w:w="534" w:type="dxa"/>
        <w:tblLook w:val="04A0" w:firstRow="1" w:lastRow="0" w:firstColumn="1" w:lastColumn="0" w:noHBand="0" w:noVBand="1"/>
      </w:tblPr>
      <w:tblGrid>
        <w:gridCol w:w="2067"/>
        <w:gridCol w:w="6675"/>
      </w:tblGrid>
      <w:tr w:rsidR="00E63DBB" w:rsidRPr="008E4598" w14:paraId="47039CF8" w14:textId="77777777" w:rsidTr="00E63DB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5403A2C5" w14:textId="77777777" w:rsidR="00E63DBB" w:rsidRPr="008E4598" w:rsidRDefault="00E63DBB" w:rsidP="00E63DBB">
            <w:pPr>
              <w:spacing w:after="120" w:line="240" w:lineRule="auto"/>
            </w:pPr>
            <w:r>
              <w:t>Drug Response Type</w:t>
            </w:r>
          </w:p>
        </w:tc>
        <w:tc>
          <w:tcPr>
            <w:tcW w:w="3818" w:type="pct"/>
            <w:tcBorders>
              <w:right w:val="nil"/>
            </w:tcBorders>
          </w:tcPr>
          <w:p w14:paraId="2A88391B" w14:textId="77777777" w:rsidR="00E63DBB" w:rsidRPr="008E4598" w:rsidRDefault="00E63DBB" w:rsidP="00E63DBB">
            <w:pPr>
              <w:spacing w:after="120" w:line="240" w:lineRule="auto"/>
              <w:cnfStyle w:val="100000000000" w:firstRow="1" w:lastRow="0" w:firstColumn="0" w:lastColumn="0" w:oddVBand="0" w:evenVBand="0" w:oddHBand="0" w:evenHBand="0" w:firstRowFirstColumn="0" w:firstRowLastColumn="0" w:lastRowFirstColumn="0" w:lastRowLastColumn="0"/>
            </w:pPr>
            <w:r w:rsidRPr="008E4598">
              <w:t>Description</w:t>
            </w:r>
          </w:p>
        </w:tc>
      </w:tr>
      <w:tr w:rsidR="00E63DBB" w:rsidRPr="008E4598" w14:paraId="2F20A721" w14:textId="77777777" w:rsidTr="00E63DB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70A9BFF7" w14:textId="77777777" w:rsidR="00E63DBB" w:rsidRPr="005E77F0" w:rsidRDefault="00E63DBB" w:rsidP="00E63DBB">
            <w:pPr>
              <w:spacing w:after="120" w:line="240" w:lineRule="auto"/>
              <w:rPr>
                <w:b w:val="0"/>
                <w:sz w:val="22"/>
              </w:rPr>
            </w:pPr>
            <w:r w:rsidRPr="005E77F0">
              <w:rPr>
                <w:b w:val="0"/>
                <w:sz w:val="22"/>
              </w:rPr>
              <w:t>Toxicity</w:t>
            </w:r>
          </w:p>
        </w:tc>
        <w:tc>
          <w:tcPr>
            <w:tcW w:w="3818" w:type="pct"/>
            <w:tcBorders>
              <w:right w:val="nil"/>
            </w:tcBorders>
          </w:tcPr>
          <w:p w14:paraId="3B3659D2" w14:textId="77777777" w:rsidR="00E63DBB" w:rsidRPr="005E77F0" w:rsidRDefault="00E63DBB"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5E77F0">
              <w:rPr>
                <w:sz w:val="22"/>
              </w:rPr>
              <w:t>In individuals with a certain genotype, a certain drug will induce adverse reactions or toxicity</w:t>
            </w:r>
          </w:p>
        </w:tc>
      </w:tr>
      <w:tr w:rsidR="00E63DBB" w:rsidRPr="008E4598" w14:paraId="1095473F" w14:textId="77777777" w:rsidTr="00E63DB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12B86EAA" w14:textId="77777777" w:rsidR="00E63DBB" w:rsidRPr="005E77F0" w:rsidRDefault="00E63DBB" w:rsidP="00E63DBB">
            <w:pPr>
              <w:spacing w:after="120" w:line="240" w:lineRule="auto"/>
              <w:rPr>
                <w:b w:val="0"/>
                <w:sz w:val="22"/>
              </w:rPr>
            </w:pPr>
            <w:r w:rsidRPr="005E77F0">
              <w:rPr>
                <w:b w:val="0"/>
                <w:sz w:val="22"/>
              </w:rPr>
              <w:t>Dosage</w:t>
            </w:r>
          </w:p>
        </w:tc>
        <w:tc>
          <w:tcPr>
            <w:tcW w:w="3818" w:type="pct"/>
            <w:tcBorders>
              <w:right w:val="nil"/>
            </w:tcBorders>
          </w:tcPr>
          <w:p w14:paraId="487A22C9" w14:textId="77777777" w:rsidR="00E63DBB" w:rsidRPr="005E77F0" w:rsidRDefault="00E63DBB"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5E77F0">
              <w:rPr>
                <w:rFonts w:eastAsia="Times New Roman" w:cs="Times New Roman"/>
                <w:color w:val="000000"/>
                <w:sz w:val="22"/>
              </w:rPr>
              <w:t>In individuals with a certain genotype, a</w:t>
            </w:r>
            <w:r>
              <w:rPr>
                <w:rFonts w:eastAsia="Times New Roman" w:cs="Times New Roman"/>
                <w:color w:val="000000"/>
                <w:sz w:val="22"/>
              </w:rPr>
              <w:t>n increased/decreased dose is required to achieve certain effects</w:t>
            </w:r>
          </w:p>
        </w:tc>
      </w:tr>
      <w:tr w:rsidR="00E63DBB" w:rsidRPr="008E4598" w14:paraId="6DF32A77" w14:textId="77777777" w:rsidTr="00E63DBB">
        <w:trPr>
          <w:trHeight w:val="455"/>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49DB07A4" w14:textId="77777777" w:rsidR="00E63DBB" w:rsidRPr="005E77F0" w:rsidRDefault="00E63DBB" w:rsidP="00E63DBB">
            <w:pPr>
              <w:spacing w:after="120" w:line="240" w:lineRule="auto"/>
              <w:rPr>
                <w:b w:val="0"/>
                <w:sz w:val="22"/>
              </w:rPr>
            </w:pPr>
            <w:r w:rsidRPr="005E77F0">
              <w:rPr>
                <w:b w:val="0"/>
                <w:sz w:val="22"/>
              </w:rPr>
              <w:t>Efficacy</w:t>
            </w:r>
          </w:p>
        </w:tc>
        <w:tc>
          <w:tcPr>
            <w:tcW w:w="3818" w:type="pct"/>
            <w:tcBorders>
              <w:right w:val="nil"/>
            </w:tcBorders>
          </w:tcPr>
          <w:p w14:paraId="72C0EA8D" w14:textId="77777777" w:rsidR="00E63DBB" w:rsidRPr="005E77F0" w:rsidRDefault="00E63DBB"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5E77F0">
              <w:rPr>
                <w:rFonts w:eastAsia="Times New Roman" w:cs="Times New Roman"/>
                <w:color w:val="000000"/>
                <w:sz w:val="22"/>
              </w:rPr>
              <w:t>In individuals with a certain genotype, the efficacy of a certain drug is altered.</w:t>
            </w:r>
          </w:p>
        </w:tc>
      </w:tr>
      <w:tr w:rsidR="00E63DBB" w:rsidRPr="008E4598" w14:paraId="62BFD18C" w14:textId="77777777" w:rsidTr="00E63DBB">
        <w:trPr>
          <w:trHeight w:val="462"/>
        </w:trPr>
        <w:tc>
          <w:tcPr>
            <w:cnfStyle w:val="001000000000" w:firstRow="0" w:lastRow="0" w:firstColumn="1" w:lastColumn="0" w:oddVBand="0" w:evenVBand="0" w:oddHBand="0" w:evenHBand="0" w:firstRowFirstColumn="0" w:firstRowLastColumn="0" w:lastRowFirstColumn="0" w:lastRowLastColumn="0"/>
            <w:tcW w:w="1182" w:type="pct"/>
            <w:tcBorders>
              <w:left w:val="nil"/>
            </w:tcBorders>
          </w:tcPr>
          <w:p w14:paraId="24B11231" w14:textId="77777777" w:rsidR="00E63DBB" w:rsidRPr="005E77F0" w:rsidRDefault="00E63DBB" w:rsidP="00E63DBB">
            <w:pPr>
              <w:spacing w:after="120" w:line="240" w:lineRule="auto"/>
              <w:rPr>
                <w:b w:val="0"/>
                <w:sz w:val="22"/>
              </w:rPr>
            </w:pPr>
            <w:r w:rsidRPr="005E77F0">
              <w:rPr>
                <w:b w:val="0"/>
                <w:sz w:val="22"/>
              </w:rPr>
              <w:t>N.A</w:t>
            </w:r>
          </w:p>
        </w:tc>
        <w:tc>
          <w:tcPr>
            <w:tcW w:w="3818" w:type="pct"/>
            <w:tcBorders>
              <w:right w:val="nil"/>
            </w:tcBorders>
          </w:tcPr>
          <w:p w14:paraId="38139820" w14:textId="77777777" w:rsidR="00E63DBB" w:rsidRPr="005E77F0" w:rsidRDefault="00E63DBB"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Not applicable as the variation has no effect on drug response at the time of data curation.</w:t>
            </w:r>
          </w:p>
        </w:tc>
      </w:tr>
    </w:tbl>
    <w:p w14:paraId="37C24919" w14:textId="211D3FA4" w:rsidR="00E63DBB" w:rsidRDefault="00E63DBB" w:rsidP="00F21F02"/>
    <w:p w14:paraId="7A1F2EB2" w14:textId="53EF6B03" w:rsidR="00A52E8A" w:rsidRDefault="00A52E8A" w:rsidP="00F21F02"/>
    <w:p w14:paraId="22E92FFA" w14:textId="28E33E19" w:rsidR="00A52E8A" w:rsidRDefault="00A52E8A" w:rsidP="00F21F02"/>
    <w:p w14:paraId="30D20A18" w14:textId="082B14FD" w:rsidR="00A52E8A" w:rsidRDefault="00A52E8A" w:rsidP="00F21F02"/>
    <w:p w14:paraId="77D0F623" w14:textId="74B690B0" w:rsidR="00A52E8A" w:rsidRDefault="00A52E8A" w:rsidP="00F21F02"/>
    <w:p w14:paraId="1AD9AC8C" w14:textId="611B10B5" w:rsidR="00A52E8A" w:rsidRDefault="00A52E8A" w:rsidP="00F21F02"/>
    <w:p w14:paraId="665CDD5F" w14:textId="6C25783A" w:rsidR="00A52E8A" w:rsidRDefault="00A52E8A" w:rsidP="00F21F02"/>
    <w:p w14:paraId="74822B00" w14:textId="4B207EEF" w:rsidR="00A52E8A" w:rsidRDefault="00A52E8A" w:rsidP="00F21F02"/>
    <w:p w14:paraId="38B273D0" w14:textId="11241E82" w:rsidR="00A52E8A" w:rsidRDefault="00A52E8A" w:rsidP="00F21F02"/>
    <w:p w14:paraId="31B30CFC" w14:textId="46D5081C" w:rsidR="00A52E8A" w:rsidRDefault="00A52E8A" w:rsidP="00F21F02"/>
    <w:p w14:paraId="75A4F01D" w14:textId="77777777" w:rsidR="00A52E8A" w:rsidRPr="00F21F02" w:rsidRDefault="00A52E8A" w:rsidP="00F21F02"/>
    <w:p w14:paraId="51A0FC21" w14:textId="73D5C232" w:rsidR="00155D01" w:rsidRPr="00F21F02" w:rsidRDefault="00224800" w:rsidP="00F21F02">
      <w:pPr>
        <w:pStyle w:val="Caption"/>
        <w:spacing w:after="0"/>
        <w:ind w:left="425"/>
      </w:pPr>
      <w:r w:rsidRPr="008E52B0">
        <w:rPr>
          <w:sz w:val="22"/>
          <w:szCs w:val="22"/>
        </w:rPr>
        <w:lastRenderedPageBreak/>
        <w:t xml:space="preserve"> </w:t>
      </w:r>
      <w:r w:rsidR="001075A5">
        <w:rPr>
          <w:sz w:val="22"/>
          <w:szCs w:val="22"/>
        </w:rPr>
        <w:t xml:space="preserve"> </w:t>
      </w:r>
      <w:bookmarkStart w:id="25" w:name="_Toc444683062"/>
      <w:r w:rsidR="001075A5" w:rsidRPr="00F21F02">
        <w:rPr>
          <w:sz w:val="22"/>
          <w:szCs w:val="22"/>
        </w:rPr>
        <w:t xml:space="preserve">Table </w:t>
      </w:r>
      <w:r w:rsidR="001075A5" w:rsidRPr="00F21F02">
        <w:rPr>
          <w:sz w:val="22"/>
          <w:szCs w:val="22"/>
        </w:rPr>
        <w:fldChar w:fldCharType="begin"/>
      </w:r>
      <w:r w:rsidR="001075A5" w:rsidRPr="00F21F02">
        <w:rPr>
          <w:sz w:val="22"/>
          <w:szCs w:val="22"/>
        </w:rPr>
        <w:instrText xml:space="preserve"> SEQ Table \* ARABIC </w:instrText>
      </w:r>
      <w:r w:rsidR="001075A5" w:rsidRPr="00F21F02">
        <w:rPr>
          <w:sz w:val="22"/>
          <w:szCs w:val="22"/>
        </w:rPr>
        <w:fldChar w:fldCharType="separate"/>
      </w:r>
      <w:r w:rsidR="001075A5" w:rsidRPr="00F21F02">
        <w:rPr>
          <w:noProof/>
          <w:sz w:val="22"/>
          <w:szCs w:val="22"/>
        </w:rPr>
        <w:t>6</w:t>
      </w:r>
      <w:r w:rsidR="001075A5" w:rsidRPr="00F21F02">
        <w:rPr>
          <w:sz w:val="22"/>
          <w:szCs w:val="22"/>
        </w:rPr>
        <w:fldChar w:fldCharType="end"/>
      </w:r>
      <w:proofErr w:type="gramStart"/>
      <w:r w:rsidR="001075A5" w:rsidRPr="00F21F02">
        <w:rPr>
          <w:sz w:val="22"/>
          <w:szCs w:val="22"/>
        </w:rPr>
        <w:t xml:space="preserve"> </w:t>
      </w:r>
      <w:r w:rsidR="00E63DBB" w:rsidRPr="001075A5">
        <w:rPr>
          <w:sz w:val="22"/>
          <w:szCs w:val="22"/>
        </w:rPr>
        <w:t>Standard</w:t>
      </w:r>
      <w:r w:rsidR="00E63DBB">
        <w:rPr>
          <w:sz w:val="22"/>
          <w:szCs w:val="22"/>
        </w:rPr>
        <w:t xml:space="preserve"> format</w:t>
      </w:r>
      <w:proofErr w:type="gramEnd"/>
      <w:r w:rsidR="00E63DBB">
        <w:rPr>
          <w:sz w:val="22"/>
          <w:szCs w:val="22"/>
        </w:rPr>
        <w:t xml:space="preserve"> for values input and comparison</w:t>
      </w:r>
      <w:bookmarkEnd w:id="25"/>
    </w:p>
    <w:tbl>
      <w:tblPr>
        <w:tblStyle w:val="GridTable1Light"/>
        <w:tblpPr w:leftFromText="180" w:rightFromText="180" w:vertAnchor="text" w:horzAnchor="page" w:tblpX="2271" w:tblpY="66"/>
        <w:tblW w:w="5363" w:type="pct"/>
        <w:tblLook w:val="04A0" w:firstRow="1" w:lastRow="0" w:firstColumn="1" w:lastColumn="0" w:noHBand="0" w:noVBand="1"/>
      </w:tblPr>
      <w:tblGrid>
        <w:gridCol w:w="2032"/>
        <w:gridCol w:w="1888"/>
        <w:gridCol w:w="5965"/>
      </w:tblGrid>
      <w:tr w:rsidR="00EA5A4C" w:rsidRPr="008E4598" w14:paraId="140B7BBD" w14:textId="77777777" w:rsidTr="00F21F02">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49D5CBA7" w14:textId="4ECDE12B" w:rsidR="00E63DBB" w:rsidRPr="008E4598" w:rsidRDefault="00A22F2C" w:rsidP="00E63DBB">
            <w:pPr>
              <w:spacing w:after="120" w:line="240" w:lineRule="auto"/>
            </w:pPr>
            <w:r>
              <w:t>Values</w:t>
            </w:r>
          </w:p>
        </w:tc>
        <w:tc>
          <w:tcPr>
            <w:tcW w:w="955" w:type="pct"/>
            <w:tcBorders>
              <w:right w:val="nil"/>
            </w:tcBorders>
          </w:tcPr>
          <w:p w14:paraId="29F2B2D7" w14:textId="6AB36DDD" w:rsidR="00E63DBB" w:rsidRPr="008E4598" w:rsidRDefault="00A22F2C" w:rsidP="00F21F02">
            <w:pPr>
              <w:spacing w:after="120" w:line="240" w:lineRule="auto"/>
              <w:jc w:val="center"/>
              <w:cnfStyle w:val="100000000000" w:firstRow="1" w:lastRow="0" w:firstColumn="0" w:lastColumn="0" w:oddVBand="0" w:evenVBand="0" w:oddHBand="0" w:evenHBand="0" w:firstRowFirstColumn="0" w:firstRowLastColumn="0" w:lastRowFirstColumn="0" w:lastRowLastColumn="0"/>
            </w:pPr>
            <w:r>
              <w:t xml:space="preserve">Standard </w:t>
            </w:r>
            <w:r w:rsidR="00E63DBB">
              <w:t>Format</w:t>
            </w:r>
            <w:r w:rsidR="00E558E6">
              <w:t xml:space="preserve"> to follow</w:t>
            </w:r>
          </w:p>
        </w:tc>
        <w:tc>
          <w:tcPr>
            <w:tcW w:w="3017" w:type="pct"/>
            <w:tcBorders>
              <w:right w:val="nil"/>
            </w:tcBorders>
          </w:tcPr>
          <w:p w14:paraId="5EC3AE88" w14:textId="3CD27839" w:rsidR="00E63DBB" w:rsidRPr="008E4598" w:rsidRDefault="00E63DBB" w:rsidP="00E63DBB">
            <w:pPr>
              <w:spacing w:after="120" w:line="240" w:lineRule="auto"/>
              <w:cnfStyle w:val="100000000000" w:firstRow="1" w:lastRow="0" w:firstColumn="0" w:lastColumn="0" w:oddVBand="0" w:evenVBand="0" w:oddHBand="0" w:evenHBand="0" w:firstRowFirstColumn="0" w:firstRowLastColumn="0" w:lastRowFirstColumn="0" w:lastRowLastColumn="0"/>
            </w:pPr>
            <w:r>
              <w:t>Example</w:t>
            </w:r>
            <w:r w:rsidR="00F0048E">
              <w:t>s</w:t>
            </w:r>
          </w:p>
        </w:tc>
      </w:tr>
      <w:tr w:rsidR="00EA5A4C" w:rsidRPr="008E4598" w14:paraId="6791E3CA" w14:textId="77777777" w:rsidTr="00F21F02">
        <w:trPr>
          <w:trHeight w:val="341"/>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1796BD75" w14:textId="2FFE35DD" w:rsidR="00E63DBB" w:rsidRPr="00AC2565" w:rsidRDefault="006C6CFD" w:rsidP="00E63DBB">
            <w:pPr>
              <w:spacing w:after="120" w:line="240" w:lineRule="auto"/>
              <w:rPr>
                <w:b w:val="0"/>
                <w:sz w:val="22"/>
              </w:rPr>
            </w:pPr>
            <w:r w:rsidRPr="00AC2565">
              <w:t>Number of subjects</w:t>
            </w:r>
          </w:p>
        </w:tc>
        <w:tc>
          <w:tcPr>
            <w:tcW w:w="955" w:type="pct"/>
            <w:tcBorders>
              <w:right w:val="nil"/>
            </w:tcBorders>
          </w:tcPr>
          <w:p w14:paraId="0CEEE309" w14:textId="65D28732" w:rsidR="004342DF" w:rsidRPr="00CF45C1" w:rsidRDefault="00E63DBB" w:rsidP="00F21F02">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lang w:val="en-SG"/>
              </w:rPr>
            </w:pPr>
            <w:r w:rsidRPr="00B7052E">
              <w:rPr>
                <w:lang w:val="en-SG"/>
              </w:rPr>
              <w:t>N</w:t>
            </w:r>
            <w:r w:rsidRPr="00CF45C1">
              <w:rPr>
                <w:lang w:val="en-SG"/>
              </w:rPr>
              <w:t>=</w:t>
            </w:r>
            <w:r w:rsidR="006C6CFD" w:rsidRPr="00CF45C1">
              <w:rPr>
                <w:lang w:val="en-SG"/>
              </w:rPr>
              <w:t>x</w:t>
            </w:r>
            <w:r w:rsidR="00026A5E">
              <w:rPr>
                <w:lang w:val="en-SG"/>
              </w:rPr>
              <w:t>,</w:t>
            </w:r>
            <w:r w:rsidR="004342DF" w:rsidRPr="00CF45C1">
              <w:rPr>
                <w:lang w:val="en-SG"/>
              </w:rPr>
              <w:t xml:space="preserve"> </w:t>
            </w:r>
            <w:r w:rsidR="00026A5E">
              <w:rPr>
                <w:lang w:val="en-SG"/>
              </w:rPr>
              <w:t>to represent x out of x use N=x/x , N is in the uppercase</w:t>
            </w:r>
          </w:p>
        </w:tc>
        <w:tc>
          <w:tcPr>
            <w:tcW w:w="3017" w:type="pct"/>
            <w:tcBorders>
              <w:right w:val="nil"/>
            </w:tcBorders>
          </w:tcPr>
          <w:p w14:paraId="07A00D0C" w14:textId="3326C101" w:rsidR="00E63DBB" w:rsidRDefault="00EA5A4C" w:rsidP="00F21F02">
            <w:pPr>
              <w:spacing w:after="120" w:line="240" w:lineRule="auto"/>
              <w:cnfStyle w:val="000000000000" w:firstRow="0" w:lastRow="0" w:firstColumn="0" w:lastColumn="0" w:oddVBand="0" w:evenVBand="0" w:oddHBand="0" w:evenHBand="0" w:firstRowFirstColumn="0" w:firstRowLastColumn="0" w:lastRowFirstColumn="0" w:lastRowLastColumn="0"/>
              <w:rPr>
                <w:lang w:val="en-SG"/>
              </w:rPr>
            </w:pPr>
            <w:r w:rsidRPr="00CF45C1">
              <w:rPr>
                <w:lang w:val="en-SG"/>
              </w:rPr>
              <w:t xml:space="preserve">In </w:t>
            </w:r>
            <w:r w:rsidR="000414D1" w:rsidRPr="00CF45C1">
              <w:rPr>
                <w:lang w:val="en-SG"/>
              </w:rPr>
              <w:t>[population]</w:t>
            </w:r>
            <w:r w:rsidRPr="00CF45C1">
              <w:rPr>
                <w:lang w:val="en-SG"/>
              </w:rPr>
              <w:t xml:space="preserve">, </w:t>
            </w:r>
            <w:r w:rsidR="000414D1" w:rsidRPr="00CF45C1">
              <w:rPr>
                <w:lang w:val="en-SG"/>
              </w:rPr>
              <w:t xml:space="preserve">[genotype] </w:t>
            </w:r>
            <w:r w:rsidRPr="00CF45C1">
              <w:rPr>
                <w:lang w:val="en-SG"/>
              </w:rPr>
              <w:t xml:space="preserve">allele frequency </w:t>
            </w:r>
            <w:r w:rsidR="00EA10F4">
              <w:rPr>
                <w:lang w:val="en-SG"/>
              </w:rPr>
              <w:t>is</w:t>
            </w:r>
            <w:r w:rsidRPr="00CF45C1">
              <w:rPr>
                <w:lang w:val="en-SG"/>
              </w:rPr>
              <w:t xml:space="preserve"> 0.68% (N=100).</w:t>
            </w:r>
          </w:p>
          <w:p w14:paraId="43888638" w14:textId="17040241" w:rsidR="00026A5E" w:rsidRPr="00F21F02" w:rsidRDefault="00026A5E" w:rsidP="00F21F02">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Pr>
                <w:lang w:val="en-SG"/>
              </w:rPr>
              <w:t xml:space="preserve">Compared with wild type [genotype], [genotype] had increased risk of toxicity [N=6/36 vs 2/2]. </w:t>
            </w:r>
          </w:p>
        </w:tc>
      </w:tr>
      <w:tr w:rsidR="000414D1" w:rsidRPr="008E4598" w14:paraId="037ED0BF"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62DCA73B" w14:textId="688D364F" w:rsidR="000414D1" w:rsidRPr="00AC2565" w:rsidRDefault="000414D1" w:rsidP="00E63DBB">
            <w:pPr>
              <w:spacing w:after="120" w:line="240" w:lineRule="auto"/>
              <w:rPr>
                <w:b w:val="0"/>
                <w:sz w:val="22"/>
              </w:rPr>
            </w:pPr>
            <w:proofErr w:type="gramStart"/>
            <w:r w:rsidRPr="00AC2565">
              <w:t>p</w:t>
            </w:r>
            <w:proofErr w:type="gramEnd"/>
            <w:r w:rsidRPr="00AC2565">
              <w:t>-value</w:t>
            </w:r>
          </w:p>
        </w:tc>
        <w:tc>
          <w:tcPr>
            <w:tcW w:w="955" w:type="pct"/>
            <w:tcBorders>
              <w:right w:val="nil"/>
            </w:tcBorders>
          </w:tcPr>
          <w:p w14:paraId="46085D06" w14:textId="072B5F81" w:rsidR="000414D1" w:rsidRPr="00CF45C1" w:rsidRDefault="008B441C" w:rsidP="00A470DA">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lang w:val="en-SG"/>
              </w:rPr>
            </w:pPr>
            <w:r>
              <w:rPr>
                <w:lang w:val="en-SG"/>
              </w:rPr>
              <w:t>P</w:t>
            </w:r>
            <w:r w:rsidR="004342DF" w:rsidRPr="00CF45C1">
              <w:rPr>
                <w:lang w:val="en-SG"/>
              </w:rPr>
              <w:t>=x or</w:t>
            </w:r>
            <w:r w:rsidR="000414D1" w:rsidRPr="00CF45C1">
              <w:rPr>
                <w:lang w:val="en-SG"/>
              </w:rPr>
              <w:t xml:space="preserve"> </w:t>
            </w:r>
            <w:r>
              <w:rPr>
                <w:lang w:val="en-SG"/>
              </w:rPr>
              <w:t>P</w:t>
            </w:r>
            <w:r w:rsidR="000414D1" w:rsidRPr="00CF45C1">
              <w:rPr>
                <w:lang w:val="en-SG"/>
              </w:rPr>
              <w:t>&lt;x</w:t>
            </w:r>
            <w:r w:rsidR="004342DF" w:rsidRPr="00CF45C1">
              <w:rPr>
                <w:lang w:val="en-SG"/>
              </w:rPr>
              <w:t xml:space="preserve">, </w:t>
            </w:r>
            <w:r>
              <w:rPr>
                <w:lang w:val="en-SG"/>
              </w:rPr>
              <w:t>P</w:t>
            </w:r>
            <w:r w:rsidR="004342DF" w:rsidRPr="00CF45C1">
              <w:rPr>
                <w:lang w:val="en-SG"/>
              </w:rPr>
              <w:t xml:space="preserve"> is in </w:t>
            </w:r>
            <w:r>
              <w:rPr>
                <w:lang w:val="en-SG"/>
              </w:rPr>
              <w:t>uppercase</w:t>
            </w:r>
          </w:p>
        </w:tc>
        <w:tc>
          <w:tcPr>
            <w:tcW w:w="0" w:type="pct"/>
            <w:vMerge w:val="restart"/>
            <w:tcBorders>
              <w:right w:val="nil"/>
            </w:tcBorders>
          </w:tcPr>
          <w:p w14:paraId="25184793" w14:textId="25FB8E1D" w:rsidR="000414D1" w:rsidRPr="00CF45C1" w:rsidRDefault="000414D1" w:rsidP="00F21F02">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CF45C1">
              <w:rPr>
                <w:lang w:val="en-SG"/>
              </w:rPr>
              <w:t>Compare</w:t>
            </w:r>
            <w:r w:rsidR="005F68FD" w:rsidRPr="00CF45C1">
              <w:rPr>
                <w:lang w:val="en-SG"/>
              </w:rPr>
              <w:t>d</w:t>
            </w:r>
            <w:r w:rsidRPr="00CF45C1">
              <w:rPr>
                <w:lang w:val="en-SG"/>
              </w:rPr>
              <w:t xml:space="preserve"> with wild type [genotype], [genotype] have lower intrinsic clearance </w:t>
            </w:r>
            <w:r w:rsidR="004765B1">
              <w:rPr>
                <w:lang w:val="en-SG"/>
              </w:rPr>
              <w:t>(N=x, OR=x, 95%</w:t>
            </w:r>
            <w:r w:rsidR="004765B1">
              <w:rPr>
                <w:sz w:val="22"/>
                <w:lang w:val="en-SG"/>
              </w:rPr>
              <w:t xml:space="preserve"> </w:t>
            </w:r>
            <w:r w:rsidRPr="00CF45C1">
              <w:rPr>
                <w:lang w:val="en-SG"/>
              </w:rPr>
              <w:t xml:space="preserve">CI: x-x, </w:t>
            </w:r>
            <w:r w:rsidR="008B441C">
              <w:rPr>
                <w:lang w:val="en-SG"/>
              </w:rPr>
              <w:t>P</w:t>
            </w:r>
            <w:r w:rsidRPr="00CF45C1">
              <w:rPr>
                <w:lang w:val="en-SG"/>
              </w:rPr>
              <w:t>&lt;x)</w:t>
            </w:r>
            <w:r w:rsidR="005F68FD" w:rsidRPr="00CF45C1">
              <w:rPr>
                <w:lang w:val="en-SG"/>
              </w:rPr>
              <w:t xml:space="preserve"> (reference)</w:t>
            </w:r>
          </w:p>
          <w:p w14:paraId="49E579CF" w14:textId="59B07A7E" w:rsidR="005F68FD" w:rsidRPr="00F21F02" w:rsidRDefault="005F68FD" w:rsidP="00F21F02">
            <w:pPr>
              <w:spacing w:after="120" w:line="240" w:lineRule="auto"/>
              <w:cnfStyle w:val="000000000000" w:firstRow="0" w:lastRow="0" w:firstColumn="0" w:lastColumn="0" w:oddVBand="0" w:evenVBand="0" w:oddHBand="0" w:evenHBand="0" w:firstRowFirstColumn="0" w:firstRowLastColumn="0" w:lastRowFirstColumn="0" w:lastRowLastColumn="0"/>
              <w:rPr>
                <w:sz w:val="22"/>
                <w:lang w:val="en-SG"/>
              </w:rPr>
            </w:pPr>
            <w:r w:rsidRPr="00CF45C1">
              <w:rPr>
                <w:lang w:val="en-SG"/>
              </w:rPr>
              <w:t xml:space="preserve">*Use </w:t>
            </w:r>
            <w:r w:rsidR="008B5242">
              <w:rPr>
                <w:lang w:val="en-SG"/>
              </w:rPr>
              <w:t xml:space="preserve">English </w:t>
            </w:r>
            <w:r w:rsidRPr="00CF45C1">
              <w:rPr>
                <w:lang w:val="en-SG"/>
              </w:rPr>
              <w:t>comma</w:t>
            </w:r>
            <w:r w:rsidR="00875452">
              <w:rPr>
                <w:lang w:val="en-SG"/>
              </w:rPr>
              <w:t xml:space="preserve"> </w:t>
            </w:r>
            <w:r w:rsidRPr="00CF45C1">
              <w:rPr>
                <w:lang w:val="en-SG"/>
              </w:rPr>
              <w:t xml:space="preserve">followed by space </w:t>
            </w:r>
            <w:r w:rsidR="00C46CCB">
              <w:rPr>
                <w:sz w:val="22"/>
                <w:lang w:val="en-SG"/>
              </w:rPr>
              <w:t>to</w:t>
            </w:r>
            <w:r w:rsidRPr="00CF45C1">
              <w:rPr>
                <w:lang w:val="en-SG"/>
              </w:rPr>
              <w:t xml:space="preserve"> separate the different values</w:t>
            </w:r>
            <w:r w:rsidR="00875452">
              <w:rPr>
                <w:lang w:val="en-SG"/>
              </w:rPr>
              <w:t xml:space="preserve"> </w:t>
            </w:r>
            <w:r w:rsidR="00875452">
              <w:rPr>
                <w:sz w:val="22"/>
                <w:lang w:val="en-SG"/>
              </w:rPr>
              <w:t>(x, x, x)</w:t>
            </w:r>
            <w:r w:rsidRPr="00CF45C1">
              <w:rPr>
                <w:lang w:val="en-SG"/>
              </w:rPr>
              <w:t xml:space="preserve"> as shown in the example</w:t>
            </w:r>
            <w:r w:rsidR="00C46CCB">
              <w:rPr>
                <w:sz w:val="22"/>
                <w:lang w:val="en-SG"/>
              </w:rPr>
              <w:t>s</w:t>
            </w:r>
            <w:r w:rsidRPr="00CF45C1">
              <w:rPr>
                <w:lang w:val="en-SG"/>
              </w:rPr>
              <w:t>.</w:t>
            </w:r>
          </w:p>
        </w:tc>
      </w:tr>
      <w:tr w:rsidR="000414D1" w:rsidRPr="008E4598" w14:paraId="54CA6CA0" w14:textId="77777777" w:rsidTr="00F21F02">
        <w:trPr>
          <w:trHeight w:val="341"/>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331ADAFF" w14:textId="07E3420C" w:rsidR="000414D1" w:rsidRPr="00AC2565" w:rsidRDefault="000414D1" w:rsidP="00E63DBB">
            <w:pPr>
              <w:spacing w:after="120" w:line="240" w:lineRule="auto"/>
              <w:rPr>
                <w:b w:val="0"/>
                <w:sz w:val="22"/>
              </w:rPr>
            </w:pPr>
            <w:r w:rsidRPr="00AC2565">
              <w:t>Odds ratio</w:t>
            </w:r>
          </w:p>
        </w:tc>
        <w:tc>
          <w:tcPr>
            <w:tcW w:w="955" w:type="pct"/>
            <w:tcBorders>
              <w:right w:val="nil"/>
            </w:tcBorders>
          </w:tcPr>
          <w:p w14:paraId="2850378A" w14:textId="25BAC6A2" w:rsidR="000414D1" w:rsidRPr="00CF45C1" w:rsidRDefault="000414D1" w:rsidP="00F21F02">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CF45C1">
              <w:t>OR=x</w:t>
            </w:r>
          </w:p>
        </w:tc>
        <w:tc>
          <w:tcPr>
            <w:tcW w:w="0" w:type="pct"/>
            <w:vMerge/>
            <w:tcBorders>
              <w:right w:val="nil"/>
            </w:tcBorders>
          </w:tcPr>
          <w:p w14:paraId="286F66E0" w14:textId="77777777" w:rsidR="000414D1" w:rsidRPr="00F21F02" w:rsidRDefault="000414D1"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p>
        </w:tc>
      </w:tr>
      <w:tr w:rsidR="000414D1" w:rsidRPr="008E4598" w14:paraId="613BEF7A"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74B61A60" w14:textId="439937A1" w:rsidR="000414D1" w:rsidRPr="00AC2565" w:rsidRDefault="000414D1" w:rsidP="00E63DBB">
            <w:pPr>
              <w:spacing w:after="120" w:line="240" w:lineRule="auto"/>
              <w:rPr>
                <w:b w:val="0"/>
                <w:sz w:val="22"/>
              </w:rPr>
            </w:pPr>
            <w:r w:rsidRPr="00AC2565">
              <w:t>Confidence interval</w:t>
            </w:r>
          </w:p>
        </w:tc>
        <w:tc>
          <w:tcPr>
            <w:tcW w:w="955" w:type="pct"/>
            <w:tcBorders>
              <w:right w:val="nil"/>
            </w:tcBorders>
          </w:tcPr>
          <w:p w14:paraId="091ED66E" w14:textId="71F588C5" w:rsidR="000414D1" w:rsidRPr="00CF45C1" w:rsidRDefault="004765B1" w:rsidP="00F21F02">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r>
              <w:t>95%</w:t>
            </w:r>
            <w:r>
              <w:rPr>
                <w:sz w:val="22"/>
              </w:rPr>
              <w:t xml:space="preserve"> </w:t>
            </w:r>
            <w:r w:rsidR="000414D1" w:rsidRPr="00CF45C1">
              <w:t xml:space="preserve">CI: x-x </w:t>
            </w:r>
          </w:p>
        </w:tc>
        <w:tc>
          <w:tcPr>
            <w:tcW w:w="0" w:type="pct"/>
            <w:vMerge/>
            <w:tcBorders>
              <w:right w:val="nil"/>
            </w:tcBorders>
          </w:tcPr>
          <w:p w14:paraId="7F14EFAE" w14:textId="77777777" w:rsidR="000414D1" w:rsidRPr="00F21F02" w:rsidRDefault="000414D1"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p>
        </w:tc>
      </w:tr>
      <w:tr w:rsidR="005F68FD" w:rsidRPr="008E4598" w14:paraId="5F4663AB"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296D86A1" w14:textId="2F7DE084" w:rsidR="005F68FD" w:rsidRPr="00F21F02" w:rsidRDefault="005F68FD" w:rsidP="00E63DBB">
            <w:pPr>
              <w:spacing w:after="120" w:line="240" w:lineRule="auto"/>
              <w:rPr>
                <w:b w:val="0"/>
                <w:sz w:val="22"/>
              </w:rPr>
            </w:pPr>
            <w:r w:rsidRPr="00AC2565">
              <w:t>To the power of</w:t>
            </w:r>
          </w:p>
        </w:tc>
        <w:tc>
          <w:tcPr>
            <w:tcW w:w="955" w:type="pct"/>
            <w:tcBorders>
              <w:right w:val="nil"/>
            </w:tcBorders>
          </w:tcPr>
          <w:p w14:paraId="69D2857C" w14:textId="57003553" w:rsidR="005F68FD" w:rsidRPr="00F21F02" w:rsidRDefault="005F68FD" w:rsidP="00E63DBB">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CF45C1">
              <w:t>10^x, m^-2, x^2</w:t>
            </w:r>
          </w:p>
        </w:tc>
        <w:tc>
          <w:tcPr>
            <w:tcW w:w="0" w:type="pct"/>
            <w:vMerge w:val="restart"/>
            <w:tcBorders>
              <w:right w:val="nil"/>
            </w:tcBorders>
          </w:tcPr>
          <w:p w14:paraId="3030E9C2" w14:textId="3E87B57E" w:rsidR="005F68FD" w:rsidRPr="00F21F02" w:rsidRDefault="005F68FD"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CF45C1">
              <w:rPr>
                <w:lang w:val="en-SG"/>
              </w:rPr>
              <w:t>Compared with wild type [genotype], [genotype] have lower intrinsic clearance (N=x</w:t>
            </w:r>
            <w:r w:rsidR="009422D6">
              <w:rPr>
                <w:lang w:val="en-SG"/>
              </w:rPr>
              <w:t xml:space="preserve"> vs x</w:t>
            </w:r>
            <w:r w:rsidRPr="00CF45C1">
              <w:rPr>
                <w:lang w:val="en-SG"/>
              </w:rPr>
              <w:t xml:space="preserve">, </w:t>
            </w:r>
            <w:r w:rsidRPr="00CF45C1">
              <w:t xml:space="preserve">x ± x vs x ± x mL/10^7 RBC, </w:t>
            </w:r>
            <w:r w:rsidR="008B441C">
              <w:t>P</w:t>
            </w:r>
            <w:r w:rsidRPr="00CF45C1">
              <w:t>&lt;x) (reference)</w:t>
            </w:r>
          </w:p>
          <w:p w14:paraId="4C57CC53" w14:textId="78A0A60A" w:rsidR="005F68FD" w:rsidRPr="00F21F02" w:rsidRDefault="005F68FD" w:rsidP="00F21F02">
            <w:pPr>
              <w:cnfStyle w:val="000000000000" w:firstRow="0" w:lastRow="0" w:firstColumn="0" w:lastColumn="0" w:oddVBand="0" w:evenVBand="0" w:oddHBand="0" w:evenHBand="0" w:firstRowFirstColumn="0" w:firstRowLastColumn="0" w:lastRowFirstColumn="0" w:lastRowLastColumn="0"/>
              <w:rPr>
                <w:sz w:val="22"/>
              </w:rPr>
            </w:pPr>
            <w:r w:rsidRPr="00CF45C1">
              <w:rPr>
                <w:lang w:val="en-SG"/>
              </w:rPr>
              <w:t>*</w:t>
            </w:r>
            <w:r w:rsidRPr="00CF45C1">
              <w:t>When using</w:t>
            </w:r>
            <w:r w:rsidRPr="00CF45C1">
              <w:rPr>
                <w:b/>
              </w:rPr>
              <w:t xml:space="preserve"> vs</w:t>
            </w:r>
            <w:r w:rsidR="0089319C" w:rsidRPr="00CF45C1">
              <w:rPr>
                <w:b/>
              </w:rPr>
              <w:t xml:space="preserve"> </w:t>
            </w:r>
            <w:r w:rsidR="0089319C" w:rsidRPr="00F21F02">
              <w:t>or</w:t>
            </w:r>
            <w:r w:rsidR="0089319C" w:rsidRPr="00CF45C1">
              <w:rPr>
                <w:b/>
              </w:rPr>
              <w:t xml:space="preserve"> and</w:t>
            </w:r>
            <w:r w:rsidRPr="00CF45C1">
              <w:t xml:space="preserve">, the sequence must be according to the description respectively in this case is wild type </w:t>
            </w:r>
            <w:r w:rsidRPr="00F21F02">
              <w:rPr>
                <w:b/>
              </w:rPr>
              <w:t>vs</w:t>
            </w:r>
            <w:r w:rsidRPr="00CF45C1">
              <w:t xml:space="preserve"> variant genotype.</w:t>
            </w:r>
          </w:p>
        </w:tc>
      </w:tr>
      <w:tr w:rsidR="005F68FD" w:rsidRPr="008E4598" w14:paraId="7D1CB09F"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2A6A76F5" w14:textId="7B5218C2" w:rsidR="005F68FD" w:rsidRPr="00F21F02" w:rsidRDefault="005F68FD" w:rsidP="00E63DBB">
            <w:pPr>
              <w:spacing w:after="120" w:line="240" w:lineRule="auto"/>
              <w:rPr>
                <w:b w:val="0"/>
                <w:sz w:val="22"/>
              </w:rPr>
            </w:pPr>
            <w:r w:rsidRPr="00AC2565">
              <w:t>Standard error</w:t>
            </w:r>
          </w:p>
        </w:tc>
        <w:tc>
          <w:tcPr>
            <w:tcW w:w="955" w:type="pct"/>
            <w:tcBorders>
              <w:right w:val="nil"/>
            </w:tcBorders>
          </w:tcPr>
          <w:p w14:paraId="516254B1" w14:textId="4CEEB737" w:rsidR="005F68FD" w:rsidRPr="00F21F02" w:rsidRDefault="005F68FD" w:rsidP="00E63DBB">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proofErr w:type="gramStart"/>
            <w:r w:rsidRPr="00CF45C1">
              <w:t>x</w:t>
            </w:r>
            <w:proofErr w:type="gramEnd"/>
            <w:r w:rsidRPr="00CF45C1">
              <w:t xml:space="preserve"> </w:t>
            </w:r>
            <w:r w:rsidRPr="00F21F02">
              <w:t>±</w:t>
            </w:r>
            <w:r w:rsidRPr="00CF45C1">
              <w:t xml:space="preserve"> x</w:t>
            </w:r>
          </w:p>
        </w:tc>
        <w:tc>
          <w:tcPr>
            <w:tcW w:w="0" w:type="pct"/>
            <w:vMerge/>
            <w:tcBorders>
              <w:right w:val="nil"/>
            </w:tcBorders>
          </w:tcPr>
          <w:p w14:paraId="4457F346" w14:textId="77777777" w:rsidR="005F68FD" w:rsidRPr="00F21F02" w:rsidRDefault="005F68FD"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p>
        </w:tc>
      </w:tr>
      <w:tr w:rsidR="005F68FD" w:rsidRPr="008E4598" w14:paraId="71B3CF52"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50B0CF0D" w14:textId="68073012" w:rsidR="005F68FD" w:rsidRPr="00F21F02" w:rsidRDefault="005F68FD" w:rsidP="00E63DBB">
            <w:pPr>
              <w:spacing w:after="120" w:line="240" w:lineRule="auto"/>
              <w:rPr>
                <w:sz w:val="22"/>
              </w:rPr>
            </w:pPr>
            <w:r w:rsidRPr="009422D6">
              <w:t>Comparing values</w:t>
            </w:r>
            <w:r w:rsidR="0089319C" w:rsidRPr="009422D6">
              <w:t xml:space="preserve"> or more than one values</w:t>
            </w:r>
          </w:p>
        </w:tc>
        <w:tc>
          <w:tcPr>
            <w:tcW w:w="955" w:type="pct"/>
            <w:tcBorders>
              <w:right w:val="nil"/>
            </w:tcBorders>
          </w:tcPr>
          <w:p w14:paraId="2A041957" w14:textId="5D9EE8B7" w:rsidR="005F68FD" w:rsidRPr="00F21F02" w:rsidRDefault="0089319C" w:rsidP="00E63DBB">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proofErr w:type="gramStart"/>
            <w:r w:rsidRPr="00CF45C1">
              <w:t>vs</w:t>
            </w:r>
            <w:proofErr w:type="gramEnd"/>
            <w:r w:rsidRPr="00CF45C1">
              <w:t>, and</w:t>
            </w:r>
          </w:p>
        </w:tc>
        <w:tc>
          <w:tcPr>
            <w:tcW w:w="0" w:type="pct"/>
            <w:vMerge/>
            <w:tcBorders>
              <w:right w:val="nil"/>
            </w:tcBorders>
          </w:tcPr>
          <w:p w14:paraId="7A4CDC7E" w14:textId="77777777" w:rsidR="005F68FD" w:rsidRPr="00F21F02" w:rsidRDefault="005F68FD"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p>
        </w:tc>
      </w:tr>
      <w:tr w:rsidR="00EA5A4C" w:rsidRPr="008E4598" w14:paraId="0480D418" w14:textId="77777777" w:rsidTr="00F21F02">
        <w:trPr>
          <w:trHeight w:val="346"/>
        </w:trPr>
        <w:tc>
          <w:tcPr>
            <w:cnfStyle w:val="001000000000" w:firstRow="0" w:lastRow="0" w:firstColumn="1" w:lastColumn="0" w:oddVBand="0" w:evenVBand="0" w:oddHBand="0" w:evenHBand="0" w:firstRowFirstColumn="0" w:firstRowLastColumn="0" w:lastRowFirstColumn="0" w:lastRowLastColumn="0"/>
            <w:tcW w:w="1028" w:type="pct"/>
            <w:tcBorders>
              <w:left w:val="nil"/>
            </w:tcBorders>
          </w:tcPr>
          <w:p w14:paraId="471F1956" w14:textId="45350175" w:rsidR="00EA5A4C" w:rsidRPr="00F21F02" w:rsidRDefault="00EA5A4C" w:rsidP="00E63DBB">
            <w:pPr>
              <w:spacing w:after="120" w:line="240" w:lineRule="auto"/>
              <w:rPr>
                <w:b w:val="0"/>
                <w:sz w:val="22"/>
              </w:rPr>
            </w:pPr>
            <w:r w:rsidRPr="00AC2565">
              <w:t>SI units</w:t>
            </w:r>
          </w:p>
        </w:tc>
        <w:tc>
          <w:tcPr>
            <w:tcW w:w="955" w:type="pct"/>
            <w:tcBorders>
              <w:right w:val="nil"/>
            </w:tcBorders>
          </w:tcPr>
          <w:p w14:paraId="0F1BE2B8" w14:textId="051CE895" w:rsidR="00EA5A4C" w:rsidRPr="00F21F02" w:rsidRDefault="00EA5A4C" w:rsidP="00E63DBB">
            <w:pPr>
              <w:spacing w:after="12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CF45C1">
              <w:t xml:space="preserve">%, </w:t>
            </w:r>
            <w:proofErr w:type="gramStart"/>
            <w:r w:rsidRPr="00CF45C1">
              <w:t>pmol</w:t>
            </w:r>
            <w:proofErr w:type="gramEnd"/>
            <w:r w:rsidRPr="00CF45C1">
              <w:t xml:space="preserve">, </w:t>
            </w:r>
            <w:r w:rsidR="007A5281" w:rsidRPr="00CF45C1">
              <w:t>mg, mL</w:t>
            </w:r>
            <w:r w:rsidRPr="00CF45C1">
              <w:t>, RBC, h</w:t>
            </w:r>
            <w:r w:rsidR="003049CE" w:rsidRPr="00CF45C1">
              <w:t xml:space="preserve"> and</w:t>
            </w:r>
            <w:r w:rsidRPr="00CF45C1">
              <w:t xml:space="preserve"> </w:t>
            </w:r>
            <w:r w:rsidR="003049CE" w:rsidRPr="00CF45C1">
              <w:t>etc.</w:t>
            </w:r>
          </w:p>
        </w:tc>
        <w:tc>
          <w:tcPr>
            <w:tcW w:w="0" w:type="pct"/>
            <w:tcBorders>
              <w:right w:val="nil"/>
            </w:tcBorders>
          </w:tcPr>
          <w:p w14:paraId="3BD56497" w14:textId="6205D4B5" w:rsidR="00EA5A4C" w:rsidRPr="00F21F02" w:rsidRDefault="005F68FD" w:rsidP="00E63DBB">
            <w:pPr>
              <w:spacing w:after="120" w:line="240" w:lineRule="auto"/>
              <w:cnfStyle w:val="000000000000" w:firstRow="0" w:lastRow="0" w:firstColumn="0" w:lastColumn="0" w:oddVBand="0" w:evenVBand="0" w:oddHBand="0" w:evenHBand="0" w:firstRowFirstColumn="0" w:firstRowLastColumn="0" w:lastRowFirstColumn="0" w:lastRowLastColumn="0"/>
              <w:rPr>
                <w:sz w:val="22"/>
              </w:rPr>
            </w:pPr>
            <w:r w:rsidRPr="00CF45C1">
              <w:t>Use the appropriate SI units mentioned in the research paper accordingly</w:t>
            </w:r>
            <w:r w:rsidR="00B7052E">
              <w:rPr>
                <w:sz w:val="22"/>
              </w:rPr>
              <w:t>,</w:t>
            </w:r>
            <w:r w:rsidR="004342DF" w:rsidRPr="00CF45C1">
              <w:t xml:space="preserve"> following the correct uppercase or lowercase. </w:t>
            </w:r>
          </w:p>
        </w:tc>
      </w:tr>
    </w:tbl>
    <w:p w14:paraId="0F28BBC1" w14:textId="77777777" w:rsidR="00936F0F" w:rsidRDefault="00936F0F" w:rsidP="00F21F02">
      <w:pPr>
        <w:pStyle w:val="Caption"/>
      </w:pPr>
      <w:r>
        <w:tab/>
      </w:r>
    </w:p>
    <w:p w14:paraId="12B98D5E" w14:textId="77777777" w:rsidR="00936F0F" w:rsidRDefault="00936F0F" w:rsidP="00F21F02">
      <w:pPr>
        <w:pStyle w:val="Caption"/>
      </w:pPr>
    </w:p>
    <w:p w14:paraId="7AFC83A5" w14:textId="77777777" w:rsidR="00936F0F" w:rsidRDefault="00936F0F" w:rsidP="00F21F02">
      <w:pPr>
        <w:pStyle w:val="Caption"/>
      </w:pPr>
    </w:p>
    <w:p w14:paraId="54D576A9" w14:textId="64D53D55" w:rsidR="00936F0F" w:rsidRPr="00F21F02" w:rsidRDefault="00846CBD" w:rsidP="00F21F02">
      <w:pPr>
        <w:pStyle w:val="Caption"/>
        <w:spacing w:after="0"/>
        <w:rPr>
          <w:sz w:val="22"/>
          <w:szCs w:val="22"/>
        </w:rPr>
      </w:pPr>
      <w:r>
        <w:rPr>
          <w:sz w:val="22"/>
          <w:szCs w:val="22"/>
        </w:rPr>
        <w:t xml:space="preserve">     </w:t>
      </w:r>
      <w:r w:rsidR="00936F0F" w:rsidRPr="00F21F02">
        <w:rPr>
          <w:sz w:val="22"/>
          <w:szCs w:val="22"/>
        </w:rPr>
        <w:t xml:space="preserve">Table </w:t>
      </w:r>
      <w:r w:rsidR="00936F0F" w:rsidRPr="00F21F02">
        <w:rPr>
          <w:sz w:val="22"/>
          <w:szCs w:val="22"/>
        </w:rPr>
        <w:fldChar w:fldCharType="begin"/>
      </w:r>
      <w:r w:rsidR="00936F0F" w:rsidRPr="00F21F02">
        <w:rPr>
          <w:sz w:val="22"/>
          <w:szCs w:val="22"/>
        </w:rPr>
        <w:instrText xml:space="preserve"> SEQ Table \* ARABIC </w:instrText>
      </w:r>
      <w:r w:rsidR="00936F0F" w:rsidRPr="00F21F02">
        <w:rPr>
          <w:sz w:val="22"/>
          <w:szCs w:val="22"/>
        </w:rPr>
        <w:fldChar w:fldCharType="separate"/>
      </w:r>
      <w:r w:rsidR="00936F0F" w:rsidRPr="00F21F02">
        <w:rPr>
          <w:noProof/>
          <w:sz w:val="22"/>
          <w:szCs w:val="22"/>
        </w:rPr>
        <w:t>7</w:t>
      </w:r>
      <w:r w:rsidR="00936F0F" w:rsidRPr="00F21F02">
        <w:rPr>
          <w:sz w:val="22"/>
          <w:szCs w:val="22"/>
        </w:rPr>
        <w:fldChar w:fldCharType="end"/>
      </w:r>
      <w:proofErr w:type="gramStart"/>
      <w:r w:rsidR="00936F0F">
        <w:rPr>
          <w:sz w:val="22"/>
          <w:szCs w:val="22"/>
        </w:rPr>
        <w:t xml:space="preserve"> Standard format</w:t>
      </w:r>
      <w:proofErr w:type="gramEnd"/>
      <w:r w:rsidR="00936F0F">
        <w:rPr>
          <w:sz w:val="22"/>
          <w:szCs w:val="22"/>
        </w:rPr>
        <w:t xml:space="preserve"> for </w:t>
      </w:r>
      <w:r w:rsidR="00475C71">
        <w:rPr>
          <w:sz w:val="22"/>
          <w:szCs w:val="22"/>
        </w:rPr>
        <w:t>r</w:t>
      </w:r>
      <w:r w:rsidR="00936F0F" w:rsidRPr="00936F0F">
        <w:rPr>
          <w:sz w:val="22"/>
          <w:szCs w:val="22"/>
        </w:rPr>
        <w:t>emarks (Metabolism/PK/PD).</w:t>
      </w:r>
    </w:p>
    <w:tbl>
      <w:tblPr>
        <w:tblStyle w:val="GridTable1Light"/>
        <w:tblpPr w:leftFromText="180" w:rightFromText="180" w:vertAnchor="text" w:horzAnchor="page" w:tblpX="2271" w:tblpY="66"/>
        <w:tblW w:w="4665" w:type="pct"/>
        <w:tblLook w:val="04A0" w:firstRow="1" w:lastRow="0" w:firstColumn="1" w:lastColumn="0" w:noHBand="0" w:noVBand="1"/>
      </w:tblPr>
      <w:tblGrid>
        <w:gridCol w:w="1887"/>
        <w:gridCol w:w="6712"/>
      </w:tblGrid>
      <w:tr w:rsidR="00952BBB" w:rsidRPr="008E4598" w14:paraId="30823429" w14:textId="77777777" w:rsidTr="00F21F0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1C360577" w14:textId="4040BD26" w:rsidR="00952BBB" w:rsidRPr="008E4598" w:rsidRDefault="00952BBB" w:rsidP="0060366C">
            <w:pPr>
              <w:spacing w:after="120" w:line="240" w:lineRule="auto"/>
            </w:pPr>
            <w:r>
              <w:t>Scenario</w:t>
            </w:r>
          </w:p>
        </w:tc>
        <w:tc>
          <w:tcPr>
            <w:tcW w:w="3903" w:type="pct"/>
            <w:tcBorders>
              <w:right w:val="nil"/>
            </w:tcBorders>
          </w:tcPr>
          <w:p w14:paraId="4524D167" w14:textId="0D0FA8A1" w:rsidR="00952BBB" w:rsidRPr="008E4598" w:rsidRDefault="00952BBB" w:rsidP="0060366C">
            <w:pPr>
              <w:spacing w:after="120" w:line="240" w:lineRule="auto"/>
              <w:cnfStyle w:val="100000000000" w:firstRow="1" w:lastRow="0" w:firstColumn="0" w:lastColumn="0" w:oddVBand="0" w:evenVBand="0" w:oddHBand="0" w:evenHBand="0" w:firstRowFirstColumn="0" w:firstRowLastColumn="0" w:lastRowFirstColumn="0" w:lastRowLastColumn="0"/>
            </w:pPr>
            <w:r>
              <w:t xml:space="preserve">Examples of standard </w:t>
            </w:r>
            <w:r w:rsidR="00DC4CCD">
              <w:t>f</w:t>
            </w:r>
            <w:r>
              <w:t>ormat</w:t>
            </w:r>
          </w:p>
        </w:tc>
      </w:tr>
      <w:tr w:rsidR="00952BBB" w:rsidRPr="008E4598" w14:paraId="7E1F9A3F" w14:textId="77777777" w:rsidTr="00F21F02">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0E17D746" w14:textId="14E074B9" w:rsidR="00952BBB" w:rsidRPr="00F21F02" w:rsidRDefault="00952BBB" w:rsidP="00F21F02">
            <w:pPr>
              <w:spacing w:after="120" w:line="240" w:lineRule="auto"/>
              <w:jc w:val="left"/>
              <w:rPr>
                <w:b w:val="0"/>
                <w:sz w:val="20"/>
                <w:szCs w:val="20"/>
              </w:rPr>
            </w:pPr>
            <w:r w:rsidRPr="00F21F02">
              <w:rPr>
                <w:sz w:val="20"/>
                <w:szCs w:val="20"/>
              </w:rPr>
              <w:t xml:space="preserve">Variant genotype has different metabolism </w:t>
            </w:r>
          </w:p>
        </w:tc>
        <w:tc>
          <w:tcPr>
            <w:tcW w:w="3903" w:type="pct"/>
            <w:tcBorders>
              <w:right w:val="nil"/>
            </w:tcBorders>
          </w:tcPr>
          <w:p w14:paraId="77291535" w14:textId="774A7D22" w:rsidR="00952BBB" w:rsidRPr="00F21F02" w:rsidRDefault="00952BBB" w:rsidP="00F21F0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21F02">
              <w:rPr>
                <w:color w:val="000000" w:themeColor="text1"/>
                <w:sz w:val="20"/>
                <w:szCs w:val="20"/>
              </w:rPr>
              <w:t xml:space="preserve">Compared with wild type [genotype], [genotype] had decreased/increased metabolism of </w:t>
            </w:r>
            <w:r w:rsidR="00275BBD" w:rsidRPr="00F21F02">
              <w:rPr>
                <w:color w:val="000000" w:themeColor="text1"/>
                <w:sz w:val="20"/>
                <w:szCs w:val="20"/>
              </w:rPr>
              <w:t>[d</w:t>
            </w:r>
            <w:r w:rsidRPr="00F21F02">
              <w:rPr>
                <w:color w:val="000000" w:themeColor="text1"/>
                <w:sz w:val="20"/>
                <w:szCs w:val="20"/>
              </w:rPr>
              <w:t xml:space="preserve">rug] in [subjects] [N=x vs N=x, x% vs x%, </w:t>
            </w:r>
            <w:r w:rsidR="008B441C">
              <w:rPr>
                <w:color w:val="000000" w:themeColor="text1"/>
                <w:sz w:val="20"/>
                <w:szCs w:val="20"/>
              </w:rPr>
              <w:t>P</w:t>
            </w:r>
            <w:r w:rsidRPr="00F21F02">
              <w:rPr>
                <w:color w:val="000000" w:themeColor="text1"/>
                <w:sz w:val="20"/>
                <w:szCs w:val="20"/>
              </w:rPr>
              <w:t>=x] [reference]</w:t>
            </w:r>
          </w:p>
        </w:tc>
      </w:tr>
      <w:tr w:rsidR="00952BBB" w:rsidRPr="008E4598" w14:paraId="6E81F20D" w14:textId="77777777" w:rsidTr="00F21F02">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438E4248" w14:textId="34A2714A" w:rsidR="00952BBB" w:rsidRPr="00F21F02" w:rsidRDefault="00952BBB" w:rsidP="00F21F02">
            <w:pPr>
              <w:spacing w:after="120" w:line="240" w:lineRule="auto"/>
              <w:jc w:val="left"/>
              <w:rPr>
                <w:b w:val="0"/>
                <w:sz w:val="20"/>
                <w:szCs w:val="20"/>
              </w:rPr>
            </w:pPr>
            <w:r w:rsidRPr="00F21F02">
              <w:rPr>
                <w:sz w:val="20"/>
                <w:szCs w:val="20"/>
              </w:rPr>
              <w:t>Variant genotype has different AUC/intrinsic clearance</w:t>
            </w:r>
          </w:p>
        </w:tc>
        <w:tc>
          <w:tcPr>
            <w:tcW w:w="3903" w:type="pct"/>
            <w:tcBorders>
              <w:right w:val="nil"/>
            </w:tcBorders>
          </w:tcPr>
          <w:p w14:paraId="437B5BEA" w14:textId="7FAF83CC" w:rsidR="00952BBB" w:rsidRPr="00F21F02" w:rsidRDefault="00952BBB" w:rsidP="00F21F0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21F02">
              <w:rPr>
                <w:color w:val="000000" w:themeColor="text1"/>
                <w:sz w:val="20"/>
                <w:szCs w:val="20"/>
              </w:rPr>
              <w:t>Compared with wild type [genotype], [genotype] had decreased/increased elimination of [</w:t>
            </w:r>
            <w:r w:rsidR="00275BBD" w:rsidRPr="00F21F02">
              <w:rPr>
                <w:color w:val="000000" w:themeColor="text1"/>
                <w:sz w:val="20"/>
                <w:szCs w:val="20"/>
              </w:rPr>
              <w:t>d</w:t>
            </w:r>
            <w:r w:rsidRPr="00F21F02">
              <w:rPr>
                <w:color w:val="000000" w:themeColor="text1"/>
                <w:sz w:val="20"/>
                <w:szCs w:val="20"/>
              </w:rPr>
              <w:t xml:space="preserve">rug], with higher/lower </w:t>
            </w:r>
            <w:r w:rsidR="00275BBD" w:rsidRPr="00F21F02">
              <w:rPr>
                <w:color w:val="000000" w:themeColor="text1"/>
                <w:sz w:val="20"/>
                <w:szCs w:val="20"/>
              </w:rPr>
              <w:t>[</w:t>
            </w:r>
            <w:r w:rsidRPr="00F21F02">
              <w:rPr>
                <w:color w:val="000000" w:themeColor="text1"/>
                <w:sz w:val="20"/>
                <w:szCs w:val="20"/>
              </w:rPr>
              <w:t>AUC/intrinsic clearance</w:t>
            </w:r>
            <w:r w:rsidR="00275BBD" w:rsidRPr="00F21F02">
              <w:rPr>
                <w:color w:val="000000" w:themeColor="text1"/>
                <w:sz w:val="20"/>
                <w:szCs w:val="20"/>
              </w:rPr>
              <w:t>]</w:t>
            </w:r>
            <w:r w:rsidR="00BA7467">
              <w:rPr>
                <w:color w:val="000000" w:themeColor="text1"/>
                <w:sz w:val="20"/>
                <w:szCs w:val="20"/>
              </w:rPr>
              <w:t xml:space="preserve"> in [subjects] [N=x vs </w:t>
            </w:r>
            <w:r w:rsidRPr="00F21F02">
              <w:rPr>
                <w:color w:val="000000" w:themeColor="text1"/>
                <w:sz w:val="20"/>
                <w:szCs w:val="20"/>
              </w:rPr>
              <w:t xml:space="preserve">x, value vs value, </w:t>
            </w:r>
            <w:r w:rsidR="008B441C">
              <w:rPr>
                <w:color w:val="000000" w:themeColor="text1"/>
                <w:sz w:val="20"/>
                <w:szCs w:val="20"/>
              </w:rPr>
              <w:t>P</w:t>
            </w:r>
            <w:r w:rsidRPr="00F21F02">
              <w:rPr>
                <w:color w:val="000000" w:themeColor="text1"/>
                <w:sz w:val="20"/>
                <w:szCs w:val="20"/>
              </w:rPr>
              <w:t xml:space="preserve">=x] </w:t>
            </w:r>
          </w:p>
        </w:tc>
      </w:tr>
      <w:tr w:rsidR="00952BBB" w:rsidRPr="008E4598" w14:paraId="1192CDCD" w14:textId="77777777" w:rsidTr="00F21F02">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7DF66502" w14:textId="2C263332" w:rsidR="00952BBB" w:rsidRPr="00F21F02" w:rsidRDefault="00E8610F" w:rsidP="00F21F02">
            <w:pPr>
              <w:spacing w:after="120" w:line="240" w:lineRule="auto"/>
              <w:jc w:val="left"/>
              <w:rPr>
                <w:b w:val="0"/>
                <w:sz w:val="20"/>
                <w:szCs w:val="20"/>
              </w:rPr>
            </w:pPr>
            <w:r w:rsidRPr="00F21F02">
              <w:rPr>
                <w:sz w:val="20"/>
                <w:szCs w:val="20"/>
              </w:rPr>
              <w:t>Variant genotype has different expression level of the gene it encodes</w:t>
            </w:r>
          </w:p>
        </w:tc>
        <w:tc>
          <w:tcPr>
            <w:tcW w:w="3903" w:type="pct"/>
            <w:tcBorders>
              <w:right w:val="nil"/>
            </w:tcBorders>
          </w:tcPr>
          <w:p w14:paraId="708DF8E8" w14:textId="0B603275" w:rsidR="00952BBB" w:rsidRPr="00F21F02" w:rsidRDefault="00952BBB" w:rsidP="00F21F0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21F02">
              <w:rPr>
                <w:color w:val="000000" w:themeColor="text1"/>
                <w:sz w:val="20"/>
                <w:szCs w:val="20"/>
              </w:rPr>
              <w:t xml:space="preserve">Compared with wild type [genotype], [genotype] had decreased/increased expression levels of [gene] when assayed with [experiment] in [subjects] [N=x, value vs value, </w:t>
            </w:r>
            <w:r w:rsidR="008B441C">
              <w:rPr>
                <w:color w:val="000000" w:themeColor="text1"/>
                <w:sz w:val="20"/>
                <w:szCs w:val="20"/>
              </w:rPr>
              <w:t>P</w:t>
            </w:r>
            <w:r w:rsidRPr="00F21F02">
              <w:rPr>
                <w:color w:val="000000" w:themeColor="text1"/>
                <w:sz w:val="20"/>
                <w:szCs w:val="20"/>
              </w:rPr>
              <w:t>=x] [reference]</w:t>
            </w:r>
          </w:p>
        </w:tc>
      </w:tr>
      <w:tr w:rsidR="00952BBB" w:rsidRPr="008E4598" w14:paraId="0A79B734" w14:textId="77777777" w:rsidTr="00F21F02">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049F3F01" w14:textId="2164EAFD" w:rsidR="00952BBB" w:rsidRPr="00F21F02" w:rsidRDefault="007B0738" w:rsidP="00F21F02">
            <w:pPr>
              <w:spacing w:after="120" w:line="240" w:lineRule="auto"/>
              <w:jc w:val="left"/>
              <w:rPr>
                <w:b w:val="0"/>
                <w:sz w:val="20"/>
                <w:szCs w:val="20"/>
              </w:rPr>
            </w:pPr>
            <w:r w:rsidRPr="00F21F02">
              <w:rPr>
                <w:sz w:val="20"/>
                <w:szCs w:val="20"/>
              </w:rPr>
              <w:t xml:space="preserve">Variant genotype has different enzyme activity </w:t>
            </w:r>
          </w:p>
        </w:tc>
        <w:tc>
          <w:tcPr>
            <w:tcW w:w="3903" w:type="pct"/>
            <w:tcBorders>
              <w:right w:val="nil"/>
            </w:tcBorders>
          </w:tcPr>
          <w:p w14:paraId="6C40BC03" w14:textId="047C6409" w:rsidR="00952BBB" w:rsidRPr="00F21F02" w:rsidRDefault="00952BBB" w:rsidP="00F21F0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21F02">
              <w:rPr>
                <w:color w:val="000000" w:themeColor="text1"/>
                <w:sz w:val="20"/>
                <w:szCs w:val="20"/>
              </w:rPr>
              <w:t xml:space="preserve">Compared with wild type [genotype], [genotype] had decreased/increased [gene] activity when assayed with [experiment] in [subjects] [N=x, value vs value, </w:t>
            </w:r>
            <w:r w:rsidR="008B441C">
              <w:rPr>
                <w:color w:val="000000" w:themeColor="text1"/>
                <w:sz w:val="20"/>
                <w:szCs w:val="20"/>
              </w:rPr>
              <w:t>P</w:t>
            </w:r>
            <w:r w:rsidRPr="00F21F02">
              <w:rPr>
                <w:color w:val="000000" w:themeColor="text1"/>
                <w:sz w:val="20"/>
                <w:szCs w:val="20"/>
              </w:rPr>
              <w:t>=x] [reference]</w:t>
            </w:r>
          </w:p>
        </w:tc>
      </w:tr>
    </w:tbl>
    <w:p w14:paraId="03D88A5E" w14:textId="77777777" w:rsidR="00475C71" w:rsidRDefault="00475C71" w:rsidP="00F21F02">
      <w:pPr>
        <w:pStyle w:val="Caption"/>
      </w:pPr>
    </w:p>
    <w:p w14:paraId="2245248E" w14:textId="7E858976" w:rsidR="00936F0F" w:rsidRPr="00F21F02" w:rsidRDefault="00846CBD" w:rsidP="00F21F02">
      <w:pPr>
        <w:pStyle w:val="Caption"/>
        <w:spacing w:after="0"/>
        <w:rPr>
          <w:sz w:val="24"/>
        </w:rPr>
      </w:pPr>
      <w:r>
        <w:rPr>
          <w:sz w:val="24"/>
        </w:rPr>
        <w:t xml:space="preserve">     </w:t>
      </w:r>
      <w:r w:rsidR="00475C71" w:rsidRPr="00F21F02">
        <w:rPr>
          <w:sz w:val="24"/>
        </w:rPr>
        <w:t xml:space="preserve">Table </w:t>
      </w:r>
      <w:r w:rsidR="00475C71" w:rsidRPr="00F21F02">
        <w:rPr>
          <w:sz w:val="24"/>
        </w:rPr>
        <w:fldChar w:fldCharType="begin"/>
      </w:r>
      <w:r w:rsidR="00475C71" w:rsidRPr="00F21F02">
        <w:rPr>
          <w:sz w:val="24"/>
        </w:rPr>
        <w:instrText xml:space="preserve"> SEQ Table \* ARABIC </w:instrText>
      </w:r>
      <w:r w:rsidR="00475C71" w:rsidRPr="00F21F02">
        <w:rPr>
          <w:sz w:val="24"/>
        </w:rPr>
        <w:fldChar w:fldCharType="separate"/>
      </w:r>
      <w:r w:rsidR="00475C71" w:rsidRPr="00F21F02">
        <w:rPr>
          <w:noProof/>
          <w:sz w:val="24"/>
        </w:rPr>
        <w:t>8</w:t>
      </w:r>
      <w:r w:rsidR="00475C71" w:rsidRPr="00F21F02">
        <w:rPr>
          <w:sz w:val="24"/>
        </w:rPr>
        <w:fldChar w:fldCharType="end"/>
      </w:r>
      <w:proofErr w:type="gramStart"/>
      <w:r w:rsidR="00475C71">
        <w:rPr>
          <w:sz w:val="24"/>
        </w:rPr>
        <w:t xml:space="preserve"> </w:t>
      </w:r>
      <w:r w:rsidR="00475C71">
        <w:rPr>
          <w:sz w:val="22"/>
          <w:szCs w:val="22"/>
        </w:rPr>
        <w:t>Standard format</w:t>
      </w:r>
      <w:proofErr w:type="gramEnd"/>
      <w:r w:rsidR="00475C71">
        <w:rPr>
          <w:sz w:val="22"/>
          <w:szCs w:val="22"/>
        </w:rPr>
        <w:t xml:space="preserve"> for drug response description</w:t>
      </w:r>
    </w:p>
    <w:tbl>
      <w:tblPr>
        <w:tblStyle w:val="GridTable1Light"/>
        <w:tblpPr w:leftFromText="180" w:rightFromText="180" w:vertAnchor="text" w:horzAnchor="page" w:tblpX="2271" w:tblpY="66"/>
        <w:tblW w:w="4665" w:type="pct"/>
        <w:tblLook w:val="04A0" w:firstRow="1" w:lastRow="0" w:firstColumn="1" w:lastColumn="0" w:noHBand="0" w:noVBand="1"/>
      </w:tblPr>
      <w:tblGrid>
        <w:gridCol w:w="1887"/>
        <w:gridCol w:w="6712"/>
      </w:tblGrid>
      <w:tr w:rsidR="00475C71" w:rsidRPr="008E4598" w14:paraId="10334F9D" w14:textId="77777777" w:rsidTr="0060366C">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54C78FA2" w14:textId="77777777" w:rsidR="00475C71" w:rsidRPr="008E4598" w:rsidRDefault="00475C71" w:rsidP="0060366C">
            <w:pPr>
              <w:spacing w:after="120" w:line="240" w:lineRule="auto"/>
            </w:pPr>
            <w:r>
              <w:lastRenderedPageBreak/>
              <w:t>Scenario</w:t>
            </w:r>
          </w:p>
        </w:tc>
        <w:tc>
          <w:tcPr>
            <w:tcW w:w="3903" w:type="pct"/>
            <w:tcBorders>
              <w:right w:val="nil"/>
            </w:tcBorders>
          </w:tcPr>
          <w:p w14:paraId="06DE10B3" w14:textId="61348CC0" w:rsidR="00475C71" w:rsidRPr="008E4598" w:rsidRDefault="00475C71" w:rsidP="0060366C">
            <w:pPr>
              <w:spacing w:after="120" w:line="240" w:lineRule="auto"/>
              <w:cnfStyle w:val="100000000000" w:firstRow="1" w:lastRow="0" w:firstColumn="0" w:lastColumn="0" w:oddVBand="0" w:evenVBand="0" w:oddHBand="0" w:evenHBand="0" w:firstRowFirstColumn="0" w:firstRowLastColumn="0" w:lastRowFirstColumn="0" w:lastRowLastColumn="0"/>
            </w:pPr>
            <w:r>
              <w:t xml:space="preserve">Examples of standard </w:t>
            </w:r>
            <w:r w:rsidR="00DC4CCD">
              <w:t>f</w:t>
            </w:r>
            <w:r>
              <w:t>ormat</w:t>
            </w:r>
          </w:p>
        </w:tc>
      </w:tr>
      <w:tr w:rsidR="00475C71" w:rsidRPr="008E4598" w14:paraId="6BA8E176" w14:textId="77777777" w:rsidTr="0060366C">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1B81F070" w14:textId="02B0B16F" w:rsidR="00475C71" w:rsidRPr="00846CBD" w:rsidRDefault="006B53B8" w:rsidP="0060366C">
            <w:pPr>
              <w:spacing w:after="120" w:line="240" w:lineRule="auto"/>
              <w:jc w:val="left"/>
              <w:rPr>
                <w:b w:val="0"/>
                <w:sz w:val="22"/>
              </w:rPr>
            </w:pPr>
            <w:r w:rsidRPr="00846CBD">
              <w:t>Efficacy</w:t>
            </w:r>
          </w:p>
        </w:tc>
        <w:tc>
          <w:tcPr>
            <w:tcW w:w="3903" w:type="pct"/>
            <w:tcBorders>
              <w:right w:val="nil"/>
            </w:tcBorders>
          </w:tcPr>
          <w:p w14:paraId="62F1A737" w14:textId="33166338" w:rsidR="00475C71" w:rsidRPr="00F21F02" w:rsidRDefault="006B53B8">
            <w:pPr>
              <w:cnfStyle w:val="000000000000" w:firstRow="0" w:lastRow="0" w:firstColumn="0" w:lastColumn="0" w:oddVBand="0" w:evenVBand="0" w:oddHBand="0" w:evenHBand="0" w:firstRowFirstColumn="0" w:firstRowLastColumn="0" w:lastRowFirstColumn="0" w:lastRowLastColumn="0"/>
            </w:pPr>
            <w:r w:rsidRPr="006B53B8">
              <w:t>Compared with wild type [genotype], [genotype] had increased/decreased response to [drug</w:t>
            </w:r>
            <w:r>
              <w:t>] or</w:t>
            </w:r>
            <w:r w:rsidRPr="00D63D1F">
              <w:t xml:space="preserve"> increased/decreased [</w:t>
            </w:r>
            <w:r>
              <w:t>progression free survival, event free survival</w:t>
            </w:r>
            <w:r w:rsidRPr="00D63D1F">
              <w:t>]</w:t>
            </w:r>
            <w:r>
              <w:t xml:space="preserve"> </w:t>
            </w:r>
            <w:r w:rsidRPr="006B53B8">
              <w:t xml:space="preserve">in [subjects] [N=x, values, OR= x, 95% CI: x-x, </w:t>
            </w:r>
            <w:r w:rsidR="008B441C">
              <w:t>P</w:t>
            </w:r>
            <w:r w:rsidRPr="006B53B8">
              <w:t>=x] [reference]</w:t>
            </w:r>
            <w:r>
              <w:t xml:space="preserve">. </w:t>
            </w:r>
          </w:p>
        </w:tc>
      </w:tr>
      <w:tr w:rsidR="00475C71" w:rsidRPr="008E4598" w14:paraId="78B21C80" w14:textId="77777777" w:rsidTr="0060366C">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48DE6F11" w14:textId="1DC24B45" w:rsidR="00475C71" w:rsidRPr="00846CBD" w:rsidRDefault="006B53B8" w:rsidP="0060366C">
            <w:pPr>
              <w:spacing w:after="120" w:line="240" w:lineRule="auto"/>
              <w:jc w:val="left"/>
              <w:rPr>
                <w:b w:val="0"/>
                <w:sz w:val="22"/>
              </w:rPr>
            </w:pPr>
            <w:r w:rsidRPr="00846CBD">
              <w:t>Toxicity</w:t>
            </w:r>
          </w:p>
        </w:tc>
        <w:tc>
          <w:tcPr>
            <w:tcW w:w="3903" w:type="pct"/>
            <w:tcBorders>
              <w:right w:val="nil"/>
            </w:tcBorders>
          </w:tcPr>
          <w:p w14:paraId="1857BB1E" w14:textId="7CE92CCA" w:rsidR="00475C71" w:rsidRPr="00F21F02" w:rsidRDefault="006B53B8" w:rsidP="0060366C">
            <w:pPr>
              <w:cnfStyle w:val="000000000000" w:firstRow="0" w:lastRow="0" w:firstColumn="0" w:lastColumn="0" w:oddVBand="0" w:evenVBand="0" w:oddHBand="0" w:evenHBand="0" w:firstRowFirstColumn="0" w:firstRowLastColumn="0" w:lastRowFirstColumn="0" w:lastRowLastColumn="0"/>
            </w:pPr>
            <w:r w:rsidRPr="00D63D1F">
              <w:t>Compared with wild type [genotype], [genotype] had increased/decreased risk of [associated disease/conditions</w:t>
            </w:r>
            <w:r>
              <w:t>/adverse effects</w:t>
            </w:r>
            <w:r w:rsidRPr="00D63D1F">
              <w:t xml:space="preserve">] when treated with [drug] in [subjects] [N=x, OR: x, 95% CI: x-x, </w:t>
            </w:r>
            <w:r w:rsidR="008B441C">
              <w:t>P</w:t>
            </w:r>
            <w:r w:rsidRPr="00D63D1F">
              <w:t>=x] [reference]</w:t>
            </w:r>
          </w:p>
        </w:tc>
      </w:tr>
      <w:tr w:rsidR="00475C71" w:rsidRPr="008E4598" w14:paraId="077D652B" w14:textId="77777777" w:rsidTr="0060366C">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63FC59F3" w14:textId="7AEF59E4" w:rsidR="00475C71" w:rsidRPr="00846CBD" w:rsidRDefault="006B53B8" w:rsidP="0060366C">
            <w:pPr>
              <w:spacing w:after="120" w:line="240" w:lineRule="auto"/>
              <w:jc w:val="left"/>
              <w:rPr>
                <w:b w:val="0"/>
                <w:sz w:val="22"/>
              </w:rPr>
            </w:pPr>
            <w:r w:rsidRPr="00846CBD">
              <w:t>Dosage</w:t>
            </w:r>
          </w:p>
        </w:tc>
        <w:tc>
          <w:tcPr>
            <w:tcW w:w="3903" w:type="pct"/>
            <w:tcBorders>
              <w:right w:val="nil"/>
            </w:tcBorders>
          </w:tcPr>
          <w:p w14:paraId="6313BE6E" w14:textId="18682C3C" w:rsidR="00475C71" w:rsidRPr="00F21F02" w:rsidRDefault="006B53B8" w:rsidP="0060366C">
            <w:pPr>
              <w:cnfStyle w:val="000000000000" w:firstRow="0" w:lastRow="0" w:firstColumn="0" w:lastColumn="0" w:oddVBand="0" w:evenVBand="0" w:oddHBand="0" w:evenHBand="0" w:firstRowFirstColumn="0" w:firstRowLastColumn="0" w:lastRowFirstColumn="0" w:lastRowLastColumn="0"/>
            </w:pPr>
            <w:r w:rsidRPr="00D63D1F">
              <w:t>Compared with wild type [genotype], [genotype] had increased/decreased [drug] dose requi</w:t>
            </w:r>
            <w:r w:rsidR="00BA7467">
              <w:t xml:space="preserve">rements in [subjects] [N=x vs </w:t>
            </w:r>
            <w:r w:rsidRPr="00D63D1F">
              <w:t xml:space="preserve">x, values vs value, x% vs x%, </w:t>
            </w:r>
            <w:r w:rsidR="008B441C">
              <w:t>P</w:t>
            </w:r>
            <w:r w:rsidRPr="00D63D1F">
              <w:t>=x] [reference]</w:t>
            </w:r>
          </w:p>
        </w:tc>
      </w:tr>
      <w:tr w:rsidR="00475C71" w:rsidRPr="008E4598" w14:paraId="4D925819" w14:textId="77777777" w:rsidTr="0060366C">
        <w:trPr>
          <w:trHeight w:val="393"/>
        </w:trPr>
        <w:tc>
          <w:tcPr>
            <w:cnfStyle w:val="001000000000" w:firstRow="0" w:lastRow="0" w:firstColumn="1" w:lastColumn="0" w:oddVBand="0" w:evenVBand="0" w:oddHBand="0" w:evenHBand="0" w:firstRowFirstColumn="0" w:firstRowLastColumn="0" w:lastRowFirstColumn="0" w:lastRowLastColumn="0"/>
            <w:tcW w:w="1097" w:type="pct"/>
            <w:tcBorders>
              <w:left w:val="nil"/>
            </w:tcBorders>
          </w:tcPr>
          <w:p w14:paraId="709EE8FA" w14:textId="3D4FB6C1" w:rsidR="00475C71" w:rsidRPr="00846CBD" w:rsidRDefault="006B53B8" w:rsidP="0060366C">
            <w:pPr>
              <w:spacing w:after="120" w:line="240" w:lineRule="auto"/>
              <w:jc w:val="left"/>
              <w:rPr>
                <w:b w:val="0"/>
                <w:sz w:val="22"/>
              </w:rPr>
            </w:pPr>
            <w:r w:rsidRPr="00846CBD">
              <w:t>Others</w:t>
            </w:r>
          </w:p>
        </w:tc>
        <w:tc>
          <w:tcPr>
            <w:tcW w:w="3903" w:type="pct"/>
            <w:tcBorders>
              <w:right w:val="nil"/>
            </w:tcBorders>
          </w:tcPr>
          <w:p w14:paraId="1EAE52D4" w14:textId="6F75AE2B" w:rsidR="005047A4" w:rsidRDefault="005047A4" w:rsidP="0060366C">
            <w:pPr>
              <w:cnfStyle w:val="000000000000" w:firstRow="0" w:lastRow="0" w:firstColumn="0" w:lastColumn="0" w:oddVBand="0" w:evenVBand="0" w:oddHBand="0" w:evenHBand="0" w:firstRowFirstColumn="0" w:firstRowLastColumn="0" w:lastRowFirstColumn="0" w:lastRowLastColumn="0"/>
            </w:pPr>
            <w:r w:rsidRPr="00D63D1F">
              <w:t>Compared with wild type [genotype], [genotype]</w:t>
            </w:r>
            <w:r>
              <w:t xml:space="preserve"> had increased [tolerance/discontinuation] of drug in [subjects] </w:t>
            </w:r>
            <w:r w:rsidR="00BA7467">
              <w:t xml:space="preserve">[N=x vs </w:t>
            </w:r>
            <w:r w:rsidRPr="00D63D1F">
              <w:t xml:space="preserve">x, values vs value, x% vs x%, </w:t>
            </w:r>
            <w:r w:rsidR="008B441C">
              <w:t>P</w:t>
            </w:r>
            <w:r w:rsidRPr="00D63D1F">
              <w:t>=x] [reference]</w:t>
            </w:r>
          </w:p>
          <w:p w14:paraId="1B5CAE2B" w14:textId="59FECA93" w:rsidR="00475C71" w:rsidRPr="00D63D1F" w:rsidRDefault="006B53B8" w:rsidP="0060366C">
            <w:pPr>
              <w:cnfStyle w:val="000000000000" w:firstRow="0" w:lastRow="0" w:firstColumn="0" w:lastColumn="0" w:oddVBand="0" w:evenVBand="0" w:oddHBand="0" w:evenHBand="0" w:firstRowFirstColumn="0" w:firstRowLastColumn="0" w:lastRowFirstColumn="0" w:lastRowLastColumn="0"/>
              <w:rPr>
                <w:color w:val="000000" w:themeColor="text1"/>
              </w:rPr>
            </w:pPr>
            <w:r>
              <w:t>A [disease] patient with [genotype] had increased/decreased [adverse effects] after treatment with [drug][amount][reference]</w:t>
            </w:r>
          </w:p>
        </w:tc>
      </w:tr>
    </w:tbl>
    <w:p w14:paraId="79B43B39" w14:textId="30AA6FB3" w:rsidR="00C25BF7" w:rsidRDefault="00C25BF7" w:rsidP="00B94A40">
      <w:pPr>
        <w:pStyle w:val="Heading1"/>
      </w:pPr>
      <w:r w:rsidRPr="00B7052E">
        <w:br w:type="page"/>
      </w:r>
      <w:bookmarkStart w:id="26" w:name="_Toc437620638"/>
      <w:r w:rsidRPr="00ED196E">
        <w:lastRenderedPageBreak/>
        <w:t>Reference</w:t>
      </w:r>
      <w:bookmarkEnd w:id="26"/>
    </w:p>
    <w:p w14:paraId="51981235" w14:textId="77777777" w:rsidR="00C25BF7" w:rsidRPr="004C1652" w:rsidRDefault="00C25BF7" w:rsidP="00C25BF7">
      <w:pPr>
        <w:pStyle w:val="Heading2"/>
      </w:pPr>
      <w:bookmarkStart w:id="27" w:name="_Toc437620639"/>
      <w:r w:rsidRPr="00C25BF7">
        <w:t>Internal and External References</w:t>
      </w:r>
      <w:bookmarkEnd w:id="27"/>
    </w:p>
    <w:tbl>
      <w:tblPr>
        <w:tblStyle w:val="TableGrid"/>
        <w:tblW w:w="9000" w:type="dxa"/>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1276"/>
        <w:gridCol w:w="1418"/>
        <w:gridCol w:w="2409"/>
        <w:gridCol w:w="3897"/>
      </w:tblGrid>
      <w:tr w:rsidR="009C08F3" w14:paraId="6BEB6041" w14:textId="77777777" w:rsidTr="00D4787D">
        <w:trPr>
          <w:trHeight w:val="514"/>
        </w:trPr>
        <w:tc>
          <w:tcPr>
            <w:tcW w:w="1276" w:type="dxa"/>
            <w:shd w:val="clear" w:color="auto" w:fill="00B050"/>
            <w:vAlign w:val="center"/>
          </w:tcPr>
          <w:p w14:paraId="51FF650D" w14:textId="77777777" w:rsidR="009C08F3" w:rsidRDefault="009C08F3" w:rsidP="009C08F3">
            <w:pPr>
              <w:pStyle w:val="ColumnHeading"/>
            </w:pPr>
            <w:r>
              <w:t>SOP No.</w:t>
            </w:r>
          </w:p>
        </w:tc>
        <w:tc>
          <w:tcPr>
            <w:tcW w:w="1418" w:type="dxa"/>
            <w:shd w:val="clear" w:color="auto" w:fill="00B050"/>
            <w:vAlign w:val="center"/>
          </w:tcPr>
          <w:p w14:paraId="4DD48FD8" w14:textId="77777777" w:rsidR="009C08F3" w:rsidRDefault="009C08F3" w:rsidP="009C08F3">
            <w:pPr>
              <w:pStyle w:val="ColumnHeading"/>
            </w:pPr>
            <w:r>
              <w:t>Version</w:t>
            </w:r>
          </w:p>
        </w:tc>
        <w:tc>
          <w:tcPr>
            <w:tcW w:w="6306" w:type="dxa"/>
            <w:gridSpan w:val="2"/>
            <w:shd w:val="clear" w:color="auto" w:fill="00B050"/>
          </w:tcPr>
          <w:p w14:paraId="6E9F2F6D" w14:textId="77777777" w:rsidR="009C08F3" w:rsidRDefault="009C08F3" w:rsidP="009C08F3">
            <w:pPr>
              <w:pStyle w:val="ColumnHeading"/>
            </w:pPr>
            <w:r>
              <w:t>Description</w:t>
            </w:r>
          </w:p>
        </w:tc>
      </w:tr>
      <w:tr w:rsidR="002C49FD" w:rsidRPr="002C49FD" w14:paraId="77828F5A" w14:textId="77777777" w:rsidTr="009C08F3">
        <w:trPr>
          <w:trHeight w:val="564"/>
        </w:trPr>
        <w:tc>
          <w:tcPr>
            <w:tcW w:w="1276" w:type="dxa"/>
            <w:vAlign w:val="center"/>
          </w:tcPr>
          <w:p w14:paraId="507C34A6" w14:textId="74310459" w:rsidR="002C49FD" w:rsidRPr="002C49FD" w:rsidRDefault="002C49FD" w:rsidP="008079F9">
            <w:pPr>
              <w:pStyle w:val="TableText"/>
            </w:pPr>
            <w:r>
              <w:t>1.1</w:t>
            </w:r>
          </w:p>
        </w:tc>
        <w:tc>
          <w:tcPr>
            <w:tcW w:w="1418" w:type="dxa"/>
            <w:vAlign w:val="center"/>
          </w:tcPr>
          <w:p w14:paraId="47FC942E" w14:textId="78D3960E" w:rsidR="002C49FD" w:rsidRPr="002C49FD" w:rsidRDefault="002C49FD" w:rsidP="008079F9">
            <w:pPr>
              <w:pStyle w:val="TableText"/>
            </w:pPr>
            <w:r>
              <w:t>1.0</w:t>
            </w:r>
          </w:p>
        </w:tc>
        <w:tc>
          <w:tcPr>
            <w:tcW w:w="2409" w:type="dxa"/>
          </w:tcPr>
          <w:p w14:paraId="3FCD7450" w14:textId="77777777" w:rsidR="002C49FD" w:rsidRPr="002C49FD" w:rsidRDefault="002C49FD" w:rsidP="008079F9">
            <w:pPr>
              <w:pStyle w:val="TableText"/>
            </w:pPr>
          </w:p>
        </w:tc>
        <w:tc>
          <w:tcPr>
            <w:tcW w:w="3897" w:type="dxa"/>
            <w:vAlign w:val="center"/>
          </w:tcPr>
          <w:p w14:paraId="47F40577" w14:textId="32EC185B" w:rsidR="002C49FD" w:rsidRPr="002C49FD" w:rsidRDefault="002C49FD" w:rsidP="008079F9">
            <w:pPr>
              <w:pStyle w:val="TableText"/>
            </w:pPr>
            <w:r>
              <w:t>SOP for Disease</w:t>
            </w:r>
          </w:p>
        </w:tc>
      </w:tr>
      <w:tr w:rsidR="002C49FD" w14:paraId="10396000" w14:textId="77777777" w:rsidTr="009C08F3">
        <w:trPr>
          <w:trHeight w:val="564"/>
        </w:trPr>
        <w:tc>
          <w:tcPr>
            <w:tcW w:w="1276" w:type="dxa"/>
            <w:vAlign w:val="center"/>
          </w:tcPr>
          <w:p w14:paraId="688FD1B5" w14:textId="62E40754" w:rsidR="002C49FD" w:rsidRPr="002C49FD" w:rsidRDefault="002C49FD" w:rsidP="008079F9">
            <w:pPr>
              <w:pStyle w:val="TableText"/>
            </w:pPr>
            <w:r w:rsidRPr="002C49FD">
              <w:t>1.2</w:t>
            </w:r>
          </w:p>
        </w:tc>
        <w:tc>
          <w:tcPr>
            <w:tcW w:w="1418" w:type="dxa"/>
            <w:vAlign w:val="center"/>
          </w:tcPr>
          <w:p w14:paraId="706CF3C7" w14:textId="095E64B2" w:rsidR="002C49FD" w:rsidRPr="002C49FD" w:rsidRDefault="002C49FD" w:rsidP="008079F9">
            <w:pPr>
              <w:pStyle w:val="TableText"/>
            </w:pPr>
            <w:r w:rsidRPr="002C49FD">
              <w:t>1.0</w:t>
            </w:r>
          </w:p>
        </w:tc>
        <w:tc>
          <w:tcPr>
            <w:tcW w:w="2409" w:type="dxa"/>
          </w:tcPr>
          <w:p w14:paraId="1ED11022" w14:textId="77777777" w:rsidR="002C49FD" w:rsidRPr="002C49FD" w:rsidRDefault="002C49FD" w:rsidP="008079F9">
            <w:pPr>
              <w:pStyle w:val="TableText"/>
            </w:pPr>
          </w:p>
        </w:tc>
        <w:tc>
          <w:tcPr>
            <w:tcW w:w="3897" w:type="dxa"/>
            <w:vAlign w:val="center"/>
          </w:tcPr>
          <w:p w14:paraId="55649F20" w14:textId="1CC0FCFB" w:rsidR="002C49FD" w:rsidRPr="002C49FD" w:rsidRDefault="002C49FD" w:rsidP="008079F9">
            <w:pPr>
              <w:pStyle w:val="TableText"/>
            </w:pPr>
            <w:r w:rsidRPr="002C49FD">
              <w:t>SOP for Drug</w:t>
            </w:r>
          </w:p>
        </w:tc>
      </w:tr>
      <w:tr w:rsidR="009F70EC" w14:paraId="3BFBE307" w14:textId="77777777" w:rsidTr="009C08F3">
        <w:trPr>
          <w:trHeight w:val="564"/>
        </w:trPr>
        <w:tc>
          <w:tcPr>
            <w:tcW w:w="1276" w:type="dxa"/>
            <w:vAlign w:val="center"/>
          </w:tcPr>
          <w:p w14:paraId="3FD8A0F7" w14:textId="717F9F58" w:rsidR="009F70EC" w:rsidRDefault="009F70EC" w:rsidP="008079F9">
            <w:pPr>
              <w:pStyle w:val="TableText"/>
            </w:pPr>
            <w:r w:rsidRPr="0016544B">
              <w:t>1.</w:t>
            </w:r>
            <w:r>
              <w:t>3</w:t>
            </w:r>
          </w:p>
        </w:tc>
        <w:tc>
          <w:tcPr>
            <w:tcW w:w="1418" w:type="dxa"/>
            <w:vAlign w:val="center"/>
          </w:tcPr>
          <w:p w14:paraId="74A3E73D" w14:textId="340EB75C" w:rsidR="009F70EC" w:rsidRDefault="009F70EC" w:rsidP="008079F9">
            <w:pPr>
              <w:pStyle w:val="TableText"/>
            </w:pPr>
            <w:r w:rsidRPr="0016544B">
              <w:t>1.0</w:t>
            </w:r>
          </w:p>
        </w:tc>
        <w:tc>
          <w:tcPr>
            <w:tcW w:w="2409" w:type="dxa"/>
          </w:tcPr>
          <w:p w14:paraId="4EEB0240" w14:textId="77777777" w:rsidR="009F70EC" w:rsidRDefault="009F70EC" w:rsidP="008079F9">
            <w:pPr>
              <w:pStyle w:val="TableText"/>
            </w:pPr>
          </w:p>
        </w:tc>
        <w:tc>
          <w:tcPr>
            <w:tcW w:w="3897" w:type="dxa"/>
            <w:vAlign w:val="center"/>
          </w:tcPr>
          <w:p w14:paraId="28C22B17" w14:textId="1E33065B" w:rsidR="009F70EC" w:rsidRDefault="009F70EC" w:rsidP="008079F9">
            <w:pPr>
              <w:pStyle w:val="TableText"/>
            </w:pPr>
            <w:r w:rsidRPr="0016544B">
              <w:t xml:space="preserve">SOP for </w:t>
            </w:r>
            <w:r>
              <w:t>Biomarker</w:t>
            </w:r>
          </w:p>
        </w:tc>
      </w:tr>
      <w:tr w:rsidR="009F70EC" w14:paraId="6DAEF40E" w14:textId="77777777" w:rsidTr="009C08F3">
        <w:trPr>
          <w:trHeight w:val="564"/>
        </w:trPr>
        <w:tc>
          <w:tcPr>
            <w:tcW w:w="1276" w:type="dxa"/>
            <w:vAlign w:val="center"/>
          </w:tcPr>
          <w:p w14:paraId="6A590793" w14:textId="5E906C80" w:rsidR="009F70EC" w:rsidRPr="0016544B" w:rsidRDefault="009F70EC" w:rsidP="008079F9">
            <w:pPr>
              <w:pStyle w:val="TableText"/>
            </w:pPr>
            <w:r w:rsidRPr="0016544B">
              <w:t>1.4</w:t>
            </w:r>
          </w:p>
        </w:tc>
        <w:tc>
          <w:tcPr>
            <w:tcW w:w="1418" w:type="dxa"/>
            <w:vAlign w:val="center"/>
          </w:tcPr>
          <w:p w14:paraId="7484765B" w14:textId="2EC1F917" w:rsidR="009F70EC" w:rsidRPr="0016544B" w:rsidRDefault="009F70EC" w:rsidP="008079F9">
            <w:pPr>
              <w:pStyle w:val="TableText"/>
            </w:pPr>
            <w:r w:rsidRPr="0016544B">
              <w:t>1.0</w:t>
            </w:r>
          </w:p>
        </w:tc>
        <w:tc>
          <w:tcPr>
            <w:tcW w:w="2409" w:type="dxa"/>
          </w:tcPr>
          <w:p w14:paraId="18BD66BD" w14:textId="77777777" w:rsidR="009F70EC" w:rsidRDefault="009F70EC" w:rsidP="008079F9">
            <w:pPr>
              <w:pStyle w:val="TableText"/>
            </w:pPr>
          </w:p>
        </w:tc>
        <w:tc>
          <w:tcPr>
            <w:tcW w:w="3897" w:type="dxa"/>
            <w:vAlign w:val="center"/>
          </w:tcPr>
          <w:p w14:paraId="351B26DE" w14:textId="0D49CE43" w:rsidR="009F70EC" w:rsidRPr="0016544B" w:rsidRDefault="009F70EC" w:rsidP="008079F9">
            <w:pPr>
              <w:pStyle w:val="TableText"/>
            </w:pPr>
            <w:r w:rsidRPr="0016544B">
              <w:t>SOP for Reference</w:t>
            </w:r>
          </w:p>
        </w:tc>
      </w:tr>
      <w:tr w:rsidR="009F70EC" w14:paraId="20C1CD5D" w14:textId="77777777" w:rsidTr="009C08F3">
        <w:trPr>
          <w:trHeight w:val="574"/>
        </w:trPr>
        <w:tc>
          <w:tcPr>
            <w:tcW w:w="1276" w:type="dxa"/>
            <w:vAlign w:val="center"/>
          </w:tcPr>
          <w:p w14:paraId="49415CEF" w14:textId="31D42397" w:rsidR="009F70EC" w:rsidRDefault="009F70EC" w:rsidP="008079F9">
            <w:pPr>
              <w:pStyle w:val="TableText"/>
            </w:pPr>
            <w:r w:rsidRPr="0016544B">
              <w:t>1.8</w:t>
            </w:r>
          </w:p>
        </w:tc>
        <w:tc>
          <w:tcPr>
            <w:tcW w:w="1418" w:type="dxa"/>
            <w:vAlign w:val="center"/>
          </w:tcPr>
          <w:p w14:paraId="6B970B0C" w14:textId="16A41ECB" w:rsidR="009F70EC" w:rsidRDefault="009F70EC" w:rsidP="008079F9">
            <w:pPr>
              <w:pStyle w:val="TableText"/>
            </w:pPr>
            <w:r w:rsidRPr="0016544B">
              <w:t>1.0</w:t>
            </w:r>
          </w:p>
        </w:tc>
        <w:tc>
          <w:tcPr>
            <w:tcW w:w="2409" w:type="dxa"/>
          </w:tcPr>
          <w:p w14:paraId="1C8FBD7A" w14:textId="77777777" w:rsidR="009F70EC" w:rsidRPr="001502EC" w:rsidRDefault="009F70EC" w:rsidP="008079F9">
            <w:pPr>
              <w:pStyle w:val="TableText"/>
            </w:pPr>
          </w:p>
        </w:tc>
        <w:tc>
          <w:tcPr>
            <w:tcW w:w="3897" w:type="dxa"/>
            <w:vAlign w:val="center"/>
          </w:tcPr>
          <w:p w14:paraId="5164BD5F" w14:textId="369FA7BF" w:rsidR="009F70EC" w:rsidRDefault="009F70EC" w:rsidP="008079F9">
            <w:pPr>
              <w:pStyle w:val="TableText"/>
            </w:pPr>
            <w:r w:rsidRPr="0016544B">
              <w:t>Reference Selection</w:t>
            </w:r>
          </w:p>
        </w:tc>
      </w:tr>
    </w:tbl>
    <w:p w14:paraId="45F0392F" w14:textId="77777777" w:rsidR="00C25BF7" w:rsidRDefault="00C25BF7" w:rsidP="00C25BF7">
      <w:pPr>
        <w:pStyle w:val="Heading2"/>
      </w:pPr>
    </w:p>
    <w:p w14:paraId="2BCE9618" w14:textId="77777777" w:rsidR="00C25BF7" w:rsidRDefault="00C25BF7" w:rsidP="00C25BF7">
      <w:pPr>
        <w:pStyle w:val="Heading2"/>
      </w:pPr>
      <w:bookmarkStart w:id="28" w:name="_Toc437620640"/>
      <w:r w:rsidRPr="00C25BF7">
        <w:t>External References</w:t>
      </w:r>
      <w:bookmarkEnd w:id="28"/>
    </w:p>
    <w:tbl>
      <w:tblPr>
        <w:tblStyle w:val="TableGrid"/>
        <w:tblW w:w="8959" w:type="dxa"/>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1187"/>
        <w:gridCol w:w="1716"/>
        <w:gridCol w:w="6056"/>
      </w:tblGrid>
      <w:tr w:rsidR="009C08F3" w14:paraId="542234EB" w14:textId="77777777" w:rsidTr="003311A4">
        <w:trPr>
          <w:trHeight w:val="514"/>
        </w:trPr>
        <w:tc>
          <w:tcPr>
            <w:tcW w:w="1189" w:type="dxa"/>
            <w:shd w:val="clear" w:color="auto" w:fill="00B050"/>
            <w:vAlign w:val="center"/>
          </w:tcPr>
          <w:p w14:paraId="2F60DE47" w14:textId="77777777" w:rsidR="00C25BF7" w:rsidRDefault="00C25BF7" w:rsidP="009C08F3">
            <w:pPr>
              <w:pStyle w:val="ColumnHeading"/>
            </w:pPr>
            <w:r>
              <w:t>No.</w:t>
            </w:r>
          </w:p>
        </w:tc>
        <w:tc>
          <w:tcPr>
            <w:tcW w:w="1710" w:type="dxa"/>
            <w:shd w:val="clear" w:color="auto" w:fill="00B050"/>
            <w:vAlign w:val="center"/>
          </w:tcPr>
          <w:p w14:paraId="323C0F2E" w14:textId="77777777" w:rsidR="00C25BF7" w:rsidRDefault="00C25BF7" w:rsidP="009C08F3">
            <w:pPr>
              <w:pStyle w:val="ColumnHeading"/>
            </w:pPr>
            <w:r>
              <w:t>Resource</w:t>
            </w:r>
          </w:p>
        </w:tc>
        <w:tc>
          <w:tcPr>
            <w:tcW w:w="6060" w:type="dxa"/>
            <w:shd w:val="clear" w:color="auto" w:fill="00B050"/>
            <w:vAlign w:val="center"/>
          </w:tcPr>
          <w:p w14:paraId="451F12D4" w14:textId="77777777" w:rsidR="00C25BF7" w:rsidRDefault="00C25BF7" w:rsidP="009C08F3">
            <w:pPr>
              <w:pStyle w:val="ColumnHeading"/>
            </w:pPr>
            <w:r>
              <w:t>Description</w:t>
            </w:r>
          </w:p>
        </w:tc>
      </w:tr>
      <w:tr w:rsidR="0074299B" w14:paraId="45612361" w14:textId="77777777" w:rsidTr="003311A4">
        <w:trPr>
          <w:trHeight w:val="564"/>
        </w:trPr>
        <w:tc>
          <w:tcPr>
            <w:tcW w:w="1189" w:type="dxa"/>
            <w:vAlign w:val="center"/>
          </w:tcPr>
          <w:p w14:paraId="65A41BD2" w14:textId="0CC837F2" w:rsidR="0074299B" w:rsidRDefault="0074299B" w:rsidP="008079F9">
            <w:pPr>
              <w:pStyle w:val="TableText"/>
            </w:pPr>
          </w:p>
        </w:tc>
        <w:tc>
          <w:tcPr>
            <w:tcW w:w="1710" w:type="dxa"/>
            <w:vAlign w:val="center"/>
          </w:tcPr>
          <w:p w14:paraId="63CC3EDF" w14:textId="6C9D1AEA" w:rsidR="0074299B" w:rsidRPr="00C25BF7" w:rsidRDefault="0074299B" w:rsidP="008079F9">
            <w:pPr>
              <w:pStyle w:val="TableText"/>
            </w:pPr>
          </w:p>
        </w:tc>
        <w:tc>
          <w:tcPr>
            <w:tcW w:w="6060" w:type="dxa"/>
            <w:vAlign w:val="center"/>
          </w:tcPr>
          <w:p w14:paraId="2D94ED52" w14:textId="0CAA9350" w:rsidR="0074299B" w:rsidRPr="00C25BF7" w:rsidRDefault="0074299B" w:rsidP="008079F9">
            <w:pPr>
              <w:pStyle w:val="TableText"/>
            </w:pPr>
          </w:p>
        </w:tc>
      </w:tr>
      <w:tr w:rsidR="009C08F3" w14:paraId="4AAF38E6" w14:textId="77777777" w:rsidTr="003311A4">
        <w:trPr>
          <w:trHeight w:val="564"/>
        </w:trPr>
        <w:tc>
          <w:tcPr>
            <w:tcW w:w="1189" w:type="dxa"/>
            <w:vAlign w:val="center"/>
          </w:tcPr>
          <w:p w14:paraId="3F54F669" w14:textId="77777777" w:rsidR="00C25BF7" w:rsidRDefault="00C25BF7" w:rsidP="008079F9">
            <w:pPr>
              <w:pStyle w:val="TableText"/>
            </w:pPr>
            <w:r>
              <w:t>1</w:t>
            </w:r>
          </w:p>
        </w:tc>
        <w:tc>
          <w:tcPr>
            <w:tcW w:w="1710" w:type="dxa"/>
            <w:vAlign w:val="center"/>
          </w:tcPr>
          <w:p w14:paraId="397DE838" w14:textId="77777777" w:rsidR="00C25BF7" w:rsidRDefault="00C25BF7" w:rsidP="008079F9">
            <w:pPr>
              <w:pStyle w:val="TableText"/>
            </w:pPr>
            <w:r w:rsidRPr="00C25BF7">
              <w:t>Entrez Gene</w:t>
            </w:r>
          </w:p>
        </w:tc>
        <w:tc>
          <w:tcPr>
            <w:tcW w:w="6060" w:type="dxa"/>
            <w:vAlign w:val="center"/>
          </w:tcPr>
          <w:p w14:paraId="2E429086" w14:textId="77777777" w:rsidR="00C25BF7" w:rsidRDefault="00C25BF7" w:rsidP="008079F9">
            <w:pPr>
              <w:pStyle w:val="TableText"/>
            </w:pPr>
            <w:r w:rsidRPr="00C25BF7">
              <w:t xml:space="preserve">Entrez Gene (http://www.ncbi.nlm.nih.gov/gene) is National Center for Biotechnology Information (NCBI)’s database for gene-specific information. Entrez Gene maintains records from </w:t>
            </w:r>
            <w:proofErr w:type="gramStart"/>
            <w:r w:rsidRPr="00C25BF7">
              <w:t>genomes which have been completely</w:t>
            </w:r>
            <w:proofErr w:type="gramEnd"/>
            <w:r w:rsidRPr="00C25BF7">
              <w:t xml:space="preserve"> sequenced, which have an active research community to submit gene-specific information, or which are scheduled for intense sequence analysis. Records in Entrez Gene are assigned unique, stable and tracked integers as identifiers (PMCID: PMC3013746).</w:t>
            </w:r>
          </w:p>
        </w:tc>
      </w:tr>
      <w:tr w:rsidR="00390F26" w14:paraId="52B20CFB" w14:textId="77777777" w:rsidTr="003311A4">
        <w:trPr>
          <w:trHeight w:val="564"/>
        </w:trPr>
        <w:tc>
          <w:tcPr>
            <w:tcW w:w="1189" w:type="dxa"/>
            <w:vAlign w:val="center"/>
          </w:tcPr>
          <w:p w14:paraId="2DA45EF9" w14:textId="1F8FF8F3" w:rsidR="00390F26" w:rsidRDefault="00390F26" w:rsidP="008079F9">
            <w:pPr>
              <w:pStyle w:val="TableText"/>
            </w:pPr>
            <w:r>
              <w:t>2</w:t>
            </w:r>
          </w:p>
        </w:tc>
        <w:tc>
          <w:tcPr>
            <w:tcW w:w="1710" w:type="dxa"/>
            <w:vAlign w:val="center"/>
          </w:tcPr>
          <w:p w14:paraId="15DC5000" w14:textId="3CB09FE6" w:rsidR="00390F26" w:rsidRPr="00C25BF7" w:rsidRDefault="001A4A7A" w:rsidP="008079F9">
            <w:pPr>
              <w:pStyle w:val="TableText"/>
            </w:pPr>
            <w:r>
              <w:t>PharmGKB</w:t>
            </w:r>
          </w:p>
        </w:tc>
        <w:tc>
          <w:tcPr>
            <w:tcW w:w="6060" w:type="dxa"/>
            <w:vAlign w:val="center"/>
          </w:tcPr>
          <w:p w14:paraId="3FF5C5CD" w14:textId="12F78FCE" w:rsidR="00390F26" w:rsidRPr="00C25BF7" w:rsidRDefault="001A4A7A" w:rsidP="008079F9">
            <w:pPr>
              <w:pStyle w:val="TableText"/>
            </w:pPr>
            <w:r>
              <w:t>PharmGKB (</w:t>
            </w:r>
            <w:hyperlink r:id="rId22" w:history="1">
              <w:r w:rsidRPr="009C1575">
                <w:rPr>
                  <w:rStyle w:val="Hyperlink"/>
                </w:rPr>
                <w:t>https://www.pharmgkb.org</w:t>
              </w:r>
            </w:hyperlink>
            <w:r>
              <w:t xml:space="preserve">) </w:t>
            </w:r>
            <w:r w:rsidRPr="001A4A7A">
              <w:t xml:space="preserve">is </w:t>
            </w:r>
            <w:r>
              <w:t>a</w:t>
            </w:r>
            <w:r w:rsidRPr="001A4A7A">
              <w:t xml:space="preserve"> pharmacogenomics knowledge resource that encompasses clinical information including dosing guidelines and drug labels, potentially clinically actionable gene-drug associations and genotype-phenotype relationships.</w:t>
            </w:r>
          </w:p>
        </w:tc>
      </w:tr>
      <w:tr w:rsidR="00390F26" w14:paraId="333377E2" w14:textId="77777777" w:rsidTr="003311A4">
        <w:trPr>
          <w:trHeight w:val="564"/>
        </w:trPr>
        <w:tc>
          <w:tcPr>
            <w:tcW w:w="1189" w:type="dxa"/>
            <w:vAlign w:val="center"/>
          </w:tcPr>
          <w:p w14:paraId="2ABD9F0D" w14:textId="6582AE42" w:rsidR="00390F26" w:rsidRDefault="00CC684D" w:rsidP="008079F9">
            <w:pPr>
              <w:pStyle w:val="TableText"/>
            </w:pPr>
            <w:r>
              <w:t>3</w:t>
            </w:r>
          </w:p>
        </w:tc>
        <w:tc>
          <w:tcPr>
            <w:tcW w:w="1710" w:type="dxa"/>
            <w:vAlign w:val="center"/>
          </w:tcPr>
          <w:p w14:paraId="478B83F3" w14:textId="0A89019C" w:rsidR="00390F26" w:rsidRPr="00C25BF7" w:rsidRDefault="00383F68" w:rsidP="008079F9">
            <w:pPr>
              <w:pStyle w:val="TableText"/>
            </w:pPr>
            <w:proofErr w:type="gramStart"/>
            <w:r>
              <w:t>db</w:t>
            </w:r>
            <w:r w:rsidR="00CC684D">
              <w:t>SNP</w:t>
            </w:r>
            <w:proofErr w:type="gramEnd"/>
          </w:p>
        </w:tc>
        <w:tc>
          <w:tcPr>
            <w:tcW w:w="6060" w:type="dxa"/>
            <w:vAlign w:val="center"/>
          </w:tcPr>
          <w:p w14:paraId="4E51CD08" w14:textId="1C33E8D9" w:rsidR="00390F26" w:rsidRPr="00C25BF7" w:rsidRDefault="00383F68" w:rsidP="008079F9">
            <w:pPr>
              <w:pStyle w:val="TableText"/>
            </w:pPr>
            <w:proofErr w:type="gramStart"/>
            <w:r>
              <w:t>dbSNP</w:t>
            </w:r>
            <w:proofErr w:type="gramEnd"/>
            <w:r>
              <w:t xml:space="preserve"> (</w:t>
            </w:r>
            <w:hyperlink r:id="rId23" w:history="1">
              <w:r w:rsidRPr="00AD6911">
                <w:rPr>
                  <w:rStyle w:val="Hyperlink"/>
                </w:rPr>
                <w:t>http://www.ncbi.nlm.nih.gov/snp/</w:t>
              </w:r>
            </w:hyperlink>
            <w:r>
              <w:t xml:space="preserve">) </w:t>
            </w:r>
            <w:r>
              <w:rPr>
                <w:color w:val="000000"/>
                <w:shd w:val="clear" w:color="auto" w:fill="FFFFFF"/>
              </w:rPr>
              <w:t xml:space="preserve">is a public-domain archive for a broad collection of simple genetic polymorphisms in </w:t>
            </w:r>
            <w:r w:rsidRPr="00C25BF7">
              <w:t>National Center for Biotechnology Information (NCBI)</w:t>
            </w:r>
            <w:r>
              <w:t xml:space="preserve">. </w:t>
            </w:r>
            <w:proofErr w:type="gramStart"/>
            <w:r>
              <w:t>dbSNP</w:t>
            </w:r>
            <w:proofErr w:type="gramEnd"/>
            <w:r>
              <w:t xml:space="preserve"> was designed to support submissions and research into a broad range of biological problems including physical mapping, functional analysis, pharmacogenomics, association studies and evolutionary studies.</w:t>
            </w:r>
          </w:p>
        </w:tc>
      </w:tr>
      <w:tr w:rsidR="00390F26" w14:paraId="2B9C204D" w14:textId="77777777" w:rsidTr="003311A4">
        <w:trPr>
          <w:trHeight w:val="564"/>
        </w:trPr>
        <w:tc>
          <w:tcPr>
            <w:tcW w:w="1189" w:type="dxa"/>
            <w:vAlign w:val="center"/>
          </w:tcPr>
          <w:p w14:paraId="5D58B55E" w14:textId="5EEEB499" w:rsidR="00390F26" w:rsidRDefault="004B2956" w:rsidP="008079F9">
            <w:pPr>
              <w:pStyle w:val="TableText"/>
            </w:pPr>
            <w:r>
              <w:t>4</w:t>
            </w:r>
          </w:p>
        </w:tc>
        <w:tc>
          <w:tcPr>
            <w:tcW w:w="1710" w:type="dxa"/>
            <w:vAlign w:val="center"/>
          </w:tcPr>
          <w:p w14:paraId="2F32B123" w14:textId="72684D3D" w:rsidR="00390F26" w:rsidRPr="00C25BF7" w:rsidRDefault="004B2956" w:rsidP="008079F9">
            <w:pPr>
              <w:pStyle w:val="TableText"/>
            </w:pPr>
            <w:r>
              <w:t>1000 Genomes</w:t>
            </w:r>
          </w:p>
        </w:tc>
        <w:tc>
          <w:tcPr>
            <w:tcW w:w="6060" w:type="dxa"/>
            <w:vAlign w:val="center"/>
          </w:tcPr>
          <w:p w14:paraId="46C26B53" w14:textId="513379FF" w:rsidR="00390F26" w:rsidRPr="00C25BF7" w:rsidRDefault="004B2956" w:rsidP="008079F9">
            <w:pPr>
              <w:pStyle w:val="TableText"/>
            </w:pPr>
            <w:r>
              <w:t>1000 Genomes</w:t>
            </w:r>
            <w:r w:rsidR="00B578D9">
              <w:t xml:space="preserve"> </w:t>
            </w:r>
            <w:r>
              <w:t>(</w:t>
            </w:r>
            <w:r w:rsidR="00B578D9" w:rsidRPr="00B578D9">
              <w:t>http://browser.1000genomes.org/index.html</w:t>
            </w:r>
            <w:r>
              <w:t xml:space="preserve">) is the first project to sequence the genomes of </w:t>
            </w:r>
            <w:r w:rsidR="00067846">
              <w:t xml:space="preserve">a large number of people </w:t>
            </w:r>
            <w:r w:rsidR="00067846">
              <w:lastRenderedPageBreak/>
              <w:t>in order to provide a comprehensive resource on human genetic variation. Data from the 1000 Genomes Project is a freely accessible public database of most genetics variants that have frequencies of at least 1% in the populations studied.</w:t>
            </w:r>
          </w:p>
        </w:tc>
      </w:tr>
      <w:tr w:rsidR="004B2956" w14:paraId="56512708" w14:textId="77777777" w:rsidTr="003311A4">
        <w:trPr>
          <w:trHeight w:val="564"/>
        </w:trPr>
        <w:tc>
          <w:tcPr>
            <w:tcW w:w="1189" w:type="dxa"/>
            <w:vAlign w:val="center"/>
          </w:tcPr>
          <w:p w14:paraId="3C218904" w14:textId="2052316A" w:rsidR="004B2956" w:rsidRDefault="002740A0" w:rsidP="008079F9">
            <w:pPr>
              <w:pStyle w:val="TableText"/>
            </w:pPr>
            <w:r>
              <w:lastRenderedPageBreak/>
              <w:t>5</w:t>
            </w:r>
          </w:p>
        </w:tc>
        <w:tc>
          <w:tcPr>
            <w:tcW w:w="1710" w:type="dxa"/>
            <w:vAlign w:val="center"/>
          </w:tcPr>
          <w:p w14:paraId="6D922914" w14:textId="22441FD2" w:rsidR="004B2956" w:rsidRDefault="002740A0" w:rsidP="008079F9">
            <w:pPr>
              <w:pStyle w:val="TableText"/>
            </w:pPr>
            <w:r>
              <w:t>Drugbank</w:t>
            </w:r>
          </w:p>
        </w:tc>
        <w:tc>
          <w:tcPr>
            <w:tcW w:w="6060" w:type="dxa"/>
            <w:vAlign w:val="center"/>
          </w:tcPr>
          <w:p w14:paraId="1B3EE12C" w14:textId="59DF73A6" w:rsidR="004B2956" w:rsidRDefault="002740A0" w:rsidP="008079F9">
            <w:pPr>
              <w:pStyle w:val="TableText"/>
            </w:pPr>
            <w:r>
              <w:t>Drugbank (</w:t>
            </w:r>
            <w:r w:rsidRPr="002740A0">
              <w:t>http://ww</w:t>
            </w:r>
            <w:r>
              <w:t>w.drugbank.ca</w:t>
            </w:r>
            <w:r w:rsidRPr="002740A0">
              <w:t>)</w:t>
            </w:r>
            <w:r>
              <w:t xml:space="preserve"> database is a unique bioinformatics and cheminformatics resource combining detailed drug data with comprehensive drug target information</w:t>
            </w:r>
            <w:r w:rsidR="00562CAB">
              <w:t xml:space="preserve"> in </w:t>
            </w:r>
            <w:r w:rsidR="00562CAB" w:rsidRPr="00C25BF7">
              <w:t>National Center for Biotechnology Information (NCBI)</w:t>
            </w:r>
            <w:r w:rsidR="00562CAB">
              <w:t>.</w:t>
            </w:r>
          </w:p>
        </w:tc>
      </w:tr>
      <w:tr w:rsidR="008B47D8" w14:paraId="494AE5DC" w14:textId="77777777" w:rsidTr="003311A4">
        <w:trPr>
          <w:trHeight w:val="564"/>
        </w:trPr>
        <w:tc>
          <w:tcPr>
            <w:tcW w:w="1189" w:type="dxa"/>
            <w:vAlign w:val="center"/>
          </w:tcPr>
          <w:p w14:paraId="44E8FDA4" w14:textId="65581DFC" w:rsidR="008B47D8" w:rsidRDefault="008B47D8" w:rsidP="008079F9">
            <w:pPr>
              <w:pStyle w:val="TableText"/>
            </w:pPr>
            <w:r>
              <w:t>6</w:t>
            </w:r>
          </w:p>
        </w:tc>
        <w:tc>
          <w:tcPr>
            <w:tcW w:w="1710" w:type="dxa"/>
            <w:vAlign w:val="center"/>
          </w:tcPr>
          <w:p w14:paraId="39575EA9" w14:textId="27A69810" w:rsidR="008B47D8" w:rsidRDefault="008B47D8" w:rsidP="008079F9">
            <w:pPr>
              <w:pStyle w:val="TableText"/>
            </w:pPr>
            <w:r>
              <w:t>ClinVar</w:t>
            </w:r>
          </w:p>
        </w:tc>
        <w:tc>
          <w:tcPr>
            <w:tcW w:w="6060" w:type="dxa"/>
            <w:vAlign w:val="center"/>
          </w:tcPr>
          <w:p w14:paraId="67D74A51" w14:textId="19788D93" w:rsidR="008B47D8" w:rsidRDefault="007A4E5B" w:rsidP="008079F9">
            <w:pPr>
              <w:pStyle w:val="TableText"/>
            </w:pPr>
            <w:r>
              <w:t>ClinVar (</w:t>
            </w:r>
            <w:hyperlink r:id="rId24" w:history="1">
              <w:r w:rsidR="00562CAB" w:rsidRPr="00AD6911">
                <w:rPr>
                  <w:rStyle w:val="Hyperlink"/>
                </w:rPr>
                <w:t>http://www.ncbi.nlm.nih.gov/clinvar/</w:t>
              </w:r>
            </w:hyperlink>
            <w:r>
              <w:t>)</w:t>
            </w:r>
            <w:r w:rsidR="00562CAB">
              <w:t xml:space="preserve"> is a freely accessible public archive of reports containing relationships among human variations and phenotypes with supporting evidence.</w:t>
            </w:r>
          </w:p>
        </w:tc>
      </w:tr>
      <w:tr w:rsidR="00562CAB" w14:paraId="3B201E68" w14:textId="77777777" w:rsidTr="003311A4">
        <w:trPr>
          <w:trHeight w:val="564"/>
        </w:trPr>
        <w:tc>
          <w:tcPr>
            <w:tcW w:w="1189" w:type="dxa"/>
            <w:vAlign w:val="center"/>
          </w:tcPr>
          <w:p w14:paraId="1FEFF6CD" w14:textId="128869E4" w:rsidR="00562CAB" w:rsidRDefault="00562CAB" w:rsidP="008079F9">
            <w:pPr>
              <w:pStyle w:val="TableText"/>
            </w:pPr>
            <w:r>
              <w:t>7</w:t>
            </w:r>
          </w:p>
        </w:tc>
        <w:tc>
          <w:tcPr>
            <w:tcW w:w="1710" w:type="dxa"/>
            <w:vAlign w:val="center"/>
          </w:tcPr>
          <w:p w14:paraId="53DBD1AA" w14:textId="1991F360" w:rsidR="00562CAB" w:rsidRDefault="00562CAB" w:rsidP="008079F9">
            <w:pPr>
              <w:pStyle w:val="TableText"/>
            </w:pPr>
            <w:r>
              <w:t>PubMed</w:t>
            </w:r>
          </w:p>
        </w:tc>
        <w:tc>
          <w:tcPr>
            <w:tcW w:w="6060" w:type="dxa"/>
            <w:vAlign w:val="center"/>
          </w:tcPr>
          <w:p w14:paraId="330753A1" w14:textId="10D36BAC" w:rsidR="00562CAB" w:rsidRDefault="00562CAB" w:rsidP="008079F9">
            <w:pPr>
              <w:pStyle w:val="TableText"/>
            </w:pPr>
            <w:r>
              <w:t>Pubmed (</w:t>
            </w:r>
            <w:hyperlink r:id="rId25" w:history="1">
              <w:r w:rsidRPr="00AD6911">
                <w:rPr>
                  <w:rStyle w:val="Hyperlink"/>
                </w:rPr>
                <w:t>http://www.ncbi.nlm.nih.gov/pubmed/</w:t>
              </w:r>
            </w:hyperlink>
            <w:r>
              <w:t xml:space="preserve">) is a database for biomedical literature from MEDLINE. Life science journals and online books in </w:t>
            </w:r>
            <w:r w:rsidRPr="00C25BF7">
              <w:t>National Center for Biotechnology Information (NCBI)</w:t>
            </w:r>
            <w:r>
              <w:t>.</w:t>
            </w:r>
          </w:p>
        </w:tc>
      </w:tr>
      <w:tr w:rsidR="003311A4" w14:paraId="7C74EE23" w14:textId="77777777" w:rsidTr="003311A4">
        <w:trPr>
          <w:trHeight w:val="564"/>
        </w:trPr>
        <w:tc>
          <w:tcPr>
            <w:tcW w:w="1189" w:type="dxa"/>
            <w:vAlign w:val="center"/>
          </w:tcPr>
          <w:p w14:paraId="72F5E330" w14:textId="4D7BE8B9" w:rsidR="003311A4" w:rsidRDefault="003311A4" w:rsidP="008079F9">
            <w:pPr>
              <w:pStyle w:val="TableText"/>
            </w:pPr>
            <w:r>
              <w:t>8</w:t>
            </w:r>
          </w:p>
        </w:tc>
        <w:tc>
          <w:tcPr>
            <w:tcW w:w="1710" w:type="dxa"/>
            <w:vAlign w:val="center"/>
          </w:tcPr>
          <w:p w14:paraId="5E19B06E" w14:textId="276EC03D" w:rsidR="003311A4" w:rsidRDefault="003311A4" w:rsidP="008079F9">
            <w:pPr>
              <w:pStyle w:val="TableText"/>
            </w:pPr>
            <w:r w:rsidRPr="003311A4">
              <w:t xml:space="preserve">Clinical Pharmacogenetics Implementation Consortium </w:t>
            </w:r>
            <w:r w:rsidR="00431F3F">
              <w:t>(</w:t>
            </w:r>
            <w:r w:rsidRPr="003311A4">
              <w:t>CPIC</w:t>
            </w:r>
            <w:r w:rsidR="00431F3F">
              <w:t>)</w:t>
            </w:r>
          </w:p>
        </w:tc>
        <w:tc>
          <w:tcPr>
            <w:tcW w:w="6060" w:type="dxa"/>
            <w:vAlign w:val="center"/>
          </w:tcPr>
          <w:p w14:paraId="1A925FE1" w14:textId="6F7EA764" w:rsidR="003311A4" w:rsidRDefault="006874BE" w:rsidP="008079F9">
            <w:pPr>
              <w:pStyle w:val="TableText"/>
            </w:pPr>
            <w:r w:rsidRPr="006874BE">
              <w:t>The Clinical Pharmacogenetics Implementation Consortium (CPIC</w:t>
            </w:r>
            <w:r>
              <w:t xml:space="preserve">, </w:t>
            </w:r>
            <w:r w:rsidR="00035734" w:rsidRPr="00035734">
              <w:t>https://cpicpgx.org/guidelines/</w:t>
            </w:r>
            <w:r w:rsidRPr="006874BE">
              <w:t>) was formed as a shared project between PharmGKB and the Pharmacogenomics Research Network. CPIC guidelines are peer-reviewed and published in a leading journal (in partnership with Clinical Pharmacology and Therapeutics) with simultaneous posting to PharmGKB with supplement</w:t>
            </w:r>
            <w:r>
              <w:t>al information/data and updates</w:t>
            </w:r>
            <w:r w:rsidRPr="006874BE">
              <w:t>. CPIC's goal is to address some of the barriers to implementation of pharmacogenetic tests into clinical practice.</w:t>
            </w:r>
          </w:p>
        </w:tc>
      </w:tr>
      <w:tr w:rsidR="003311A4" w14:paraId="6EEFF4C2" w14:textId="77777777" w:rsidTr="003311A4">
        <w:trPr>
          <w:trHeight w:val="564"/>
        </w:trPr>
        <w:tc>
          <w:tcPr>
            <w:tcW w:w="1189" w:type="dxa"/>
            <w:vAlign w:val="center"/>
          </w:tcPr>
          <w:p w14:paraId="71E61413" w14:textId="7735EA81" w:rsidR="003311A4" w:rsidRDefault="003311A4" w:rsidP="008079F9">
            <w:pPr>
              <w:pStyle w:val="TableText"/>
            </w:pPr>
            <w:r>
              <w:t>9</w:t>
            </w:r>
          </w:p>
        </w:tc>
        <w:tc>
          <w:tcPr>
            <w:tcW w:w="1710" w:type="dxa"/>
            <w:vAlign w:val="center"/>
          </w:tcPr>
          <w:p w14:paraId="229D2367" w14:textId="597A8292" w:rsidR="003311A4" w:rsidRDefault="003311A4" w:rsidP="008079F9">
            <w:pPr>
              <w:pStyle w:val="TableText"/>
            </w:pPr>
            <w:r w:rsidRPr="003311A4">
              <w:t xml:space="preserve">Dutch Pharmacogenetics Working Group Guideline </w:t>
            </w:r>
            <w:r w:rsidR="00431F3F">
              <w:t>(</w:t>
            </w:r>
            <w:r w:rsidRPr="003311A4">
              <w:t>DPWG</w:t>
            </w:r>
            <w:r w:rsidR="00431F3F">
              <w:t>)</w:t>
            </w:r>
          </w:p>
        </w:tc>
        <w:tc>
          <w:tcPr>
            <w:tcW w:w="6060" w:type="dxa"/>
            <w:vAlign w:val="center"/>
          </w:tcPr>
          <w:p w14:paraId="0163DBB2" w14:textId="3A180943" w:rsidR="003311A4" w:rsidRDefault="006874BE" w:rsidP="008079F9">
            <w:pPr>
              <w:pStyle w:val="TableText"/>
            </w:pPr>
            <w:r w:rsidRPr="006874BE">
              <w:t xml:space="preserve">The </w:t>
            </w:r>
            <w:proofErr w:type="gramStart"/>
            <w:r w:rsidRPr="006874BE">
              <w:t>Dutch Pharmacogenetics Working Group (DPWG</w:t>
            </w:r>
            <w:r>
              <w:t xml:space="preserve">, </w:t>
            </w:r>
            <w:r w:rsidRPr="006874BE">
              <w:t>https://www.pharmgkb.org/page/dpwg) is established in 2005 by the Royal Dutch Pharmacist's Association (KNMP)</w:t>
            </w:r>
            <w:proofErr w:type="gramEnd"/>
            <w:r w:rsidRPr="006874BE">
              <w:t>. The DPWG is multidisciplinary and includes clinical pharmacists, physicians, clinical pharmacologists, clinical chemists, epidemiologists, and toxicologists.</w:t>
            </w:r>
            <w:r>
              <w:t xml:space="preserve"> O</w:t>
            </w:r>
            <w:r w:rsidRPr="006874BE">
              <w:t>bjectives of the DPWG are</w:t>
            </w:r>
            <w:r>
              <w:t xml:space="preserve"> t</w:t>
            </w:r>
            <w:r w:rsidRPr="006874BE">
              <w:t>o develop pharmacogenetics-based therapeutic (dose) recommendations</w:t>
            </w:r>
            <w:r>
              <w:t xml:space="preserve"> and </w:t>
            </w:r>
            <w:r w:rsidRPr="006874BE">
              <w:t>assist drug prescribers and pharmacists by integrating the recommendations into computerized systems for drug prescription and automated medication surveillance</w:t>
            </w:r>
            <w:r>
              <w:t>.</w:t>
            </w:r>
          </w:p>
        </w:tc>
      </w:tr>
      <w:tr w:rsidR="00AE1B51" w14:paraId="3DC17B33" w14:textId="77777777" w:rsidTr="003311A4">
        <w:trPr>
          <w:trHeight w:val="564"/>
        </w:trPr>
        <w:tc>
          <w:tcPr>
            <w:tcW w:w="1189" w:type="dxa"/>
            <w:vAlign w:val="center"/>
          </w:tcPr>
          <w:p w14:paraId="35CCB4A4" w14:textId="25370BDC" w:rsidR="00AE1B51" w:rsidRDefault="003311A4" w:rsidP="008079F9">
            <w:pPr>
              <w:pStyle w:val="TableText"/>
            </w:pPr>
            <w:r>
              <w:t>10</w:t>
            </w:r>
          </w:p>
        </w:tc>
        <w:tc>
          <w:tcPr>
            <w:tcW w:w="1710" w:type="dxa"/>
            <w:vAlign w:val="center"/>
          </w:tcPr>
          <w:p w14:paraId="093AD551" w14:textId="2CF8A853" w:rsidR="00AE1B51" w:rsidRDefault="00AE1B51" w:rsidP="008079F9">
            <w:pPr>
              <w:pStyle w:val="TableText"/>
            </w:pPr>
            <w:r>
              <w:t>Human Cytochrome P450 (CYP) Allele Nomenclature Database</w:t>
            </w:r>
          </w:p>
        </w:tc>
        <w:tc>
          <w:tcPr>
            <w:tcW w:w="6060" w:type="dxa"/>
            <w:vAlign w:val="center"/>
          </w:tcPr>
          <w:p w14:paraId="311640D2" w14:textId="5023E1A7" w:rsidR="00AE1B51" w:rsidRDefault="006874BE" w:rsidP="008079F9">
            <w:pPr>
              <w:pStyle w:val="TableText"/>
            </w:pPr>
            <w:r w:rsidRPr="006874BE">
              <w:t xml:space="preserve">The main purpose of the Human Cytochrome P450 (CYP) Allele Nomenclature </w:t>
            </w:r>
            <w:r>
              <w:t>(</w:t>
            </w:r>
            <w:r w:rsidRPr="006874BE">
              <w:t>http://www.cypalleles.ki.se/criteria.htm</w:t>
            </w:r>
            <w:r>
              <w:t>)</w:t>
            </w:r>
            <w:r w:rsidRPr="006874BE">
              <w:t xml:space="preserve"> is the management of an official and unified allele designation system, as well as the provision of a database of CYP alleles and their associated effects.</w:t>
            </w:r>
          </w:p>
        </w:tc>
      </w:tr>
      <w:tr w:rsidR="00AE1B51" w14:paraId="31D51343" w14:textId="77777777" w:rsidTr="003311A4">
        <w:trPr>
          <w:trHeight w:val="564"/>
        </w:trPr>
        <w:tc>
          <w:tcPr>
            <w:tcW w:w="1189" w:type="dxa"/>
            <w:vAlign w:val="center"/>
          </w:tcPr>
          <w:p w14:paraId="0C536C37" w14:textId="15795528" w:rsidR="00AE1B51" w:rsidRDefault="003311A4" w:rsidP="008079F9">
            <w:pPr>
              <w:pStyle w:val="TableText"/>
            </w:pPr>
            <w:r>
              <w:t>11</w:t>
            </w:r>
          </w:p>
        </w:tc>
        <w:tc>
          <w:tcPr>
            <w:tcW w:w="1710" w:type="dxa"/>
            <w:vAlign w:val="center"/>
          </w:tcPr>
          <w:p w14:paraId="776B2A75" w14:textId="3D4C7FEB" w:rsidR="00AE1B51" w:rsidRDefault="003311A4" w:rsidP="006874BE">
            <w:pPr>
              <w:jc w:val="left"/>
            </w:pPr>
            <w:r>
              <w:t>Food and Drug Administration (FDA)</w:t>
            </w:r>
          </w:p>
        </w:tc>
        <w:tc>
          <w:tcPr>
            <w:tcW w:w="6060" w:type="dxa"/>
            <w:vAlign w:val="center"/>
          </w:tcPr>
          <w:p w14:paraId="6548B859" w14:textId="0A97ACB1" w:rsidR="00AE1B51" w:rsidRDefault="006874BE" w:rsidP="008079F9">
            <w:pPr>
              <w:pStyle w:val="TableText"/>
            </w:pPr>
            <w:r w:rsidRPr="006874BE">
              <w:t xml:space="preserve">Food and Drug Administration (FDA, http://www.fda.gov/) is a federal agency of U.S. It is responsible for protecting the public health by assuring the safety, efficacy and security of human and veterinary drugs, biological products, medical devices, our nation’s food supply, cosmetics, and products that emit radiation. This website updates all related information released by U.S </w:t>
            </w:r>
            <w:r w:rsidRPr="006874BE">
              <w:lastRenderedPageBreak/>
              <w:t>government.</w:t>
            </w:r>
          </w:p>
        </w:tc>
      </w:tr>
      <w:tr w:rsidR="00AE1B51" w14:paraId="338A9BBF" w14:textId="77777777" w:rsidTr="003311A4">
        <w:trPr>
          <w:trHeight w:val="564"/>
        </w:trPr>
        <w:tc>
          <w:tcPr>
            <w:tcW w:w="1189" w:type="dxa"/>
            <w:vAlign w:val="center"/>
          </w:tcPr>
          <w:p w14:paraId="7C5ABCAB" w14:textId="3F3C3359" w:rsidR="00AE1B51" w:rsidRDefault="00AE1B51" w:rsidP="008079F9">
            <w:pPr>
              <w:pStyle w:val="TableText"/>
            </w:pPr>
            <w:r>
              <w:lastRenderedPageBreak/>
              <w:t>1</w:t>
            </w:r>
            <w:r w:rsidR="003311A4">
              <w:t>2</w:t>
            </w:r>
          </w:p>
        </w:tc>
        <w:tc>
          <w:tcPr>
            <w:tcW w:w="1710" w:type="dxa"/>
            <w:vAlign w:val="center"/>
          </w:tcPr>
          <w:p w14:paraId="4004D732" w14:textId="02A46F5D" w:rsidR="00AE1B51" w:rsidRDefault="003311A4" w:rsidP="008079F9">
            <w:pPr>
              <w:pStyle w:val="TableText"/>
            </w:pPr>
            <w:r>
              <w:t xml:space="preserve">ClinicalTrials.gov </w:t>
            </w:r>
          </w:p>
        </w:tc>
        <w:tc>
          <w:tcPr>
            <w:tcW w:w="6060" w:type="dxa"/>
            <w:vAlign w:val="center"/>
          </w:tcPr>
          <w:p w14:paraId="14C0625F" w14:textId="75D68640" w:rsidR="00AE1B51" w:rsidRDefault="006874BE" w:rsidP="008079F9">
            <w:pPr>
              <w:pStyle w:val="TableText"/>
            </w:pPr>
            <w:r w:rsidRPr="006874BE">
              <w:t>ClinicalTrials.gov (https://www.clinicaltrials.gov/) is a registry and results database of publicly and privately supported clinical studies of human participants conducted around the world.</w:t>
            </w:r>
          </w:p>
        </w:tc>
      </w:tr>
      <w:tr w:rsidR="00AE1B51" w14:paraId="64DCCD0A" w14:textId="77777777" w:rsidTr="003311A4">
        <w:trPr>
          <w:trHeight w:val="564"/>
        </w:trPr>
        <w:tc>
          <w:tcPr>
            <w:tcW w:w="1189" w:type="dxa"/>
            <w:vAlign w:val="center"/>
          </w:tcPr>
          <w:p w14:paraId="55ED53C8" w14:textId="7F4B92ED" w:rsidR="00AE1B51" w:rsidRDefault="00AE1B51" w:rsidP="008079F9">
            <w:pPr>
              <w:pStyle w:val="TableText"/>
            </w:pPr>
            <w:r>
              <w:t>1</w:t>
            </w:r>
            <w:r w:rsidR="003311A4">
              <w:t>3</w:t>
            </w:r>
          </w:p>
        </w:tc>
        <w:tc>
          <w:tcPr>
            <w:tcW w:w="1710" w:type="dxa"/>
            <w:vAlign w:val="center"/>
          </w:tcPr>
          <w:p w14:paraId="0CB3F514" w14:textId="76BC7055" w:rsidR="00AE1B51" w:rsidRDefault="003311A4" w:rsidP="008079F9">
            <w:pPr>
              <w:pStyle w:val="TableText"/>
            </w:pPr>
            <w:r>
              <w:t>Human Genome Variation Society (HGVS)</w:t>
            </w:r>
          </w:p>
        </w:tc>
        <w:tc>
          <w:tcPr>
            <w:tcW w:w="6060" w:type="dxa"/>
            <w:vAlign w:val="center"/>
          </w:tcPr>
          <w:p w14:paraId="6ECDB670" w14:textId="78B5F3DF" w:rsidR="00AE1B51" w:rsidRPr="008079F9" w:rsidRDefault="008079F9" w:rsidP="009F5926">
            <w:pPr>
              <w:pStyle w:val="TableText"/>
            </w:pPr>
            <w:r w:rsidRPr="008079F9">
              <w:t>Human Genome Variation Society (HGVS,</w:t>
            </w:r>
            <w:r>
              <w:t xml:space="preserve"> </w:t>
            </w:r>
            <w:r w:rsidRPr="008079F9">
              <w:t>http://www.hgvs.org/</w:t>
            </w:r>
            <w:r>
              <w:t xml:space="preserve">) </w:t>
            </w:r>
            <w:r w:rsidRPr="008079F9">
              <w:t xml:space="preserve">aims to foster discovery and characterization of genomic variations including population distribution and phenotypic associations. </w:t>
            </w:r>
            <w:r w:rsidR="009F5926">
              <w:t>HGVS</w:t>
            </w:r>
            <w:r w:rsidRPr="008079F9">
              <w:t xml:space="preserve"> </w:t>
            </w:r>
            <w:r w:rsidR="009F5926">
              <w:t>promotes</w:t>
            </w:r>
            <w:r w:rsidRPr="008079F9">
              <w:t xml:space="preserve"> collection, documentation and free distribution of genomic variation information and associated clinical variations and endeavor to foster the development of the necessary methodology and informatics.</w:t>
            </w:r>
          </w:p>
        </w:tc>
      </w:tr>
    </w:tbl>
    <w:p w14:paraId="3F26AFB0" w14:textId="77777777" w:rsidR="00C25BF7" w:rsidRDefault="00C25BF7" w:rsidP="00C25BF7"/>
    <w:p w14:paraId="3CF11766" w14:textId="77777777" w:rsidR="00B94A40" w:rsidRDefault="00B94A40">
      <w:pPr>
        <w:rPr>
          <w:rFonts w:asciiTheme="majorHAnsi" w:eastAsiaTheme="majorEastAsia" w:hAnsiTheme="majorHAnsi" w:cstheme="majorBidi"/>
          <w:b/>
          <w:bCs/>
          <w:caps/>
          <w:spacing w:val="4"/>
          <w:sz w:val="28"/>
          <w:szCs w:val="28"/>
        </w:rPr>
      </w:pPr>
      <w:bookmarkStart w:id="29" w:name="_Toc437620641"/>
      <w:r>
        <w:br w:type="page"/>
      </w:r>
    </w:p>
    <w:p w14:paraId="4A2ECE80" w14:textId="702B01CD" w:rsidR="00C25BF7" w:rsidRDefault="00C25BF7" w:rsidP="00066DF8">
      <w:pPr>
        <w:pStyle w:val="Heading1"/>
      </w:pPr>
      <w:r w:rsidRPr="00C25BF7">
        <w:lastRenderedPageBreak/>
        <w:t>Change History</w:t>
      </w:r>
      <w:bookmarkEnd w:id="29"/>
    </w:p>
    <w:tbl>
      <w:tblPr>
        <w:tblStyle w:val="TableGrid"/>
        <w:tblW w:w="9000" w:type="dxa"/>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1276"/>
        <w:gridCol w:w="1418"/>
        <w:gridCol w:w="1842"/>
        <w:gridCol w:w="4464"/>
      </w:tblGrid>
      <w:tr w:rsidR="009C08F3" w14:paraId="41C0F31D" w14:textId="77777777" w:rsidTr="009C08F3">
        <w:trPr>
          <w:trHeight w:val="514"/>
        </w:trPr>
        <w:tc>
          <w:tcPr>
            <w:tcW w:w="1276" w:type="dxa"/>
            <w:shd w:val="clear" w:color="auto" w:fill="00B050"/>
            <w:vAlign w:val="center"/>
          </w:tcPr>
          <w:p w14:paraId="00B4DCFF" w14:textId="77777777" w:rsidR="009C08F3" w:rsidRDefault="009C08F3" w:rsidP="009C08F3">
            <w:pPr>
              <w:pStyle w:val="ColumnHeading"/>
            </w:pPr>
            <w:r>
              <w:t>Revision</w:t>
            </w:r>
          </w:p>
        </w:tc>
        <w:tc>
          <w:tcPr>
            <w:tcW w:w="1418" w:type="dxa"/>
            <w:shd w:val="clear" w:color="auto" w:fill="00B050"/>
            <w:vAlign w:val="center"/>
          </w:tcPr>
          <w:p w14:paraId="358EC39B" w14:textId="77777777" w:rsidR="009C08F3" w:rsidRDefault="009C08F3" w:rsidP="009C08F3">
            <w:pPr>
              <w:pStyle w:val="ColumnHeading"/>
            </w:pPr>
            <w:r>
              <w:t>Date</w:t>
            </w:r>
          </w:p>
        </w:tc>
        <w:tc>
          <w:tcPr>
            <w:tcW w:w="6306" w:type="dxa"/>
            <w:gridSpan w:val="2"/>
            <w:shd w:val="clear" w:color="auto" w:fill="00B050"/>
            <w:vAlign w:val="center"/>
          </w:tcPr>
          <w:p w14:paraId="40F2E827" w14:textId="77777777" w:rsidR="009C08F3" w:rsidRDefault="009C08F3" w:rsidP="009C08F3">
            <w:pPr>
              <w:pStyle w:val="ColumnHeading"/>
            </w:pPr>
            <w:r>
              <w:t>Significant Changes</w:t>
            </w:r>
          </w:p>
        </w:tc>
      </w:tr>
      <w:tr w:rsidR="009C08F3" w14:paraId="5F38D576" w14:textId="77777777" w:rsidTr="009C08F3">
        <w:trPr>
          <w:trHeight w:val="564"/>
        </w:trPr>
        <w:tc>
          <w:tcPr>
            <w:tcW w:w="1276" w:type="dxa"/>
            <w:vAlign w:val="center"/>
          </w:tcPr>
          <w:p w14:paraId="223B7C4C" w14:textId="77777777" w:rsidR="009C08F3" w:rsidRDefault="009C08F3" w:rsidP="008079F9">
            <w:pPr>
              <w:pStyle w:val="TableText"/>
            </w:pPr>
            <w:r>
              <w:t>0.1</w:t>
            </w:r>
          </w:p>
        </w:tc>
        <w:tc>
          <w:tcPr>
            <w:tcW w:w="1418" w:type="dxa"/>
            <w:vAlign w:val="center"/>
          </w:tcPr>
          <w:p w14:paraId="5F1C4480" w14:textId="0F34E595" w:rsidR="009C08F3" w:rsidRDefault="0020508F" w:rsidP="008079F9">
            <w:pPr>
              <w:pStyle w:val="TableText"/>
            </w:pPr>
            <w:r>
              <w:t>26-Jan-16</w:t>
            </w:r>
          </w:p>
        </w:tc>
        <w:tc>
          <w:tcPr>
            <w:tcW w:w="1842" w:type="dxa"/>
            <w:vAlign w:val="center"/>
          </w:tcPr>
          <w:p w14:paraId="5A7CDAFC" w14:textId="77777777" w:rsidR="009C08F3" w:rsidRDefault="009C08F3" w:rsidP="008079F9">
            <w:pPr>
              <w:pStyle w:val="TableText"/>
            </w:pPr>
          </w:p>
        </w:tc>
        <w:tc>
          <w:tcPr>
            <w:tcW w:w="4464" w:type="dxa"/>
            <w:vAlign w:val="center"/>
          </w:tcPr>
          <w:p w14:paraId="02E9D263" w14:textId="77777777" w:rsidR="009C08F3" w:rsidRDefault="009C08F3" w:rsidP="008079F9">
            <w:pPr>
              <w:pStyle w:val="TableText"/>
            </w:pPr>
            <w:r>
              <w:t>Initial version</w:t>
            </w:r>
          </w:p>
        </w:tc>
      </w:tr>
      <w:tr w:rsidR="009C08F3" w14:paraId="3F59ED57" w14:textId="77777777" w:rsidTr="009C08F3">
        <w:trPr>
          <w:trHeight w:val="574"/>
        </w:trPr>
        <w:tc>
          <w:tcPr>
            <w:tcW w:w="1276" w:type="dxa"/>
            <w:vAlign w:val="center"/>
          </w:tcPr>
          <w:p w14:paraId="2262043C" w14:textId="567D3287" w:rsidR="009C08F3" w:rsidRDefault="0074299B" w:rsidP="008079F9">
            <w:pPr>
              <w:pStyle w:val="TableText"/>
            </w:pPr>
            <w:r>
              <w:t>[n.n]</w:t>
            </w:r>
          </w:p>
        </w:tc>
        <w:tc>
          <w:tcPr>
            <w:tcW w:w="1418" w:type="dxa"/>
            <w:vAlign w:val="center"/>
          </w:tcPr>
          <w:p w14:paraId="25493FA6" w14:textId="1A11D0CE" w:rsidR="009C08F3" w:rsidRDefault="0074299B" w:rsidP="008079F9">
            <w:pPr>
              <w:pStyle w:val="TableText"/>
            </w:pPr>
            <w:r>
              <w:t>[</w:t>
            </w:r>
            <w:proofErr w:type="gramStart"/>
            <w:r>
              <w:t>date</w:t>
            </w:r>
            <w:proofErr w:type="gramEnd"/>
            <w:r>
              <w:t xml:space="preserve"> month year]</w:t>
            </w:r>
          </w:p>
        </w:tc>
        <w:tc>
          <w:tcPr>
            <w:tcW w:w="1842" w:type="dxa"/>
            <w:vAlign w:val="center"/>
          </w:tcPr>
          <w:p w14:paraId="061B9295" w14:textId="77777777" w:rsidR="009C08F3" w:rsidRDefault="009C08F3" w:rsidP="008079F9">
            <w:pPr>
              <w:pStyle w:val="TableText"/>
            </w:pPr>
          </w:p>
        </w:tc>
        <w:tc>
          <w:tcPr>
            <w:tcW w:w="4464" w:type="dxa"/>
            <w:vAlign w:val="center"/>
          </w:tcPr>
          <w:p w14:paraId="6AD31859" w14:textId="69D9E55D" w:rsidR="009C08F3" w:rsidRDefault="0074299B" w:rsidP="008079F9">
            <w:pPr>
              <w:pStyle w:val="TableText"/>
            </w:pPr>
            <w:r>
              <w:t>[xxx]</w:t>
            </w:r>
          </w:p>
        </w:tc>
      </w:tr>
    </w:tbl>
    <w:p w14:paraId="41A2DDE0" w14:textId="77777777" w:rsidR="000657AB" w:rsidRPr="004C1652" w:rsidRDefault="000657AB" w:rsidP="00B94A40"/>
    <w:sectPr w:rsidR="000657AB" w:rsidRPr="004C1652" w:rsidSect="00D421A8">
      <w:headerReference w:type="default" r:id="rId26"/>
      <w:footerReference w:type="default" r:id="rId27"/>
      <w:pgSz w:w="12240" w:h="15840" w:code="1"/>
      <w:pgMar w:top="1080" w:right="1440" w:bottom="1080" w:left="1800" w:header="720" w:footer="510" w:gutter="0"/>
      <w:pgNumType w:start="2"/>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632F1" w14:textId="77777777" w:rsidR="00D755A4" w:rsidRDefault="00D755A4" w:rsidP="00066DF8">
      <w:r>
        <w:separator/>
      </w:r>
    </w:p>
  </w:endnote>
  <w:endnote w:type="continuationSeparator" w:id="0">
    <w:p w14:paraId="2BFA88AC" w14:textId="77777777" w:rsidR="00D755A4" w:rsidRDefault="00D755A4" w:rsidP="00066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0856854"/>
      <w:docPartObj>
        <w:docPartGallery w:val="Page Numbers (Bottom of Page)"/>
        <w:docPartUnique/>
      </w:docPartObj>
    </w:sdtPr>
    <w:sdtEndPr/>
    <w:sdtContent>
      <w:sdt>
        <w:sdtPr>
          <w:id w:val="-1769616900"/>
          <w:docPartObj>
            <w:docPartGallery w:val="Page Numbers (Top of Page)"/>
            <w:docPartUnique/>
          </w:docPartObj>
        </w:sdtPr>
        <w:sdtEndPr/>
        <w:sdtContent>
          <w:p w14:paraId="22F8BBDB" w14:textId="74E2CBA4" w:rsidR="00F21F02" w:rsidRDefault="00F21F02" w:rsidP="004C09C5">
            <w:pPr>
              <w:pStyle w:val="Footer"/>
              <w:jc w:val="right"/>
            </w:pPr>
            <w:r>
              <w:fldChar w:fldCharType="begin"/>
            </w:r>
            <w:r>
              <w:instrText xml:space="preserve"> DATE \@ "d-MMM-yy" </w:instrText>
            </w:r>
            <w:r>
              <w:fldChar w:fldCharType="separate"/>
            </w:r>
            <w:ins w:id="30" w:author="Guo Dong Liang" w:date="2016-04-10T07:36:00Z">
              <w:r w:rsidR="008B6383">
                <w:rPr>
                  <w:noProof/>
                </w:rPr>
                <w:t>10-Apr-16</w:t>
              </w:r>
            </w:ins>
            <w:del w:id="31" w:author="Guo Dong Liang" w:date="2016-04-10T07:36:00Z">
              <w:r w:rsidR="008B236B" w:rsidDel="008B6383">
                <w:rPr>
                  <w:noProof/>
                </w:rPr>
                <w:delText>9-Apr-16</w:delText>
              </w:r>
            </w:del>
            <w:r>
              <w:fldChar w:fldCharType="end"/>
            </w:r>
            <w:proofErr w:type="gramStart"/>
            <w:r>
              <w:t xml:space="preserve">                                                                 Page</w:t>
            </w:r>
            <w:proofErr w:type="gramEnd"/>
            <w:r>
              <w:t xml:space="preserve"> </w:t>
            </w:r>
            <w:r>
              <w:rPr>
                <w:b/>
                <w:bCs/>
                <w:sz w:val="24"/>
                <w:szCs w:val="24"/>
              </w:rPr>
              <w:fldChar w:fldCharType="begin"/>
            </w:r>
            <w:r>
              <w:rPr>
                <w:b/>
                <w:bCs/>
              </w:rPr>
              <w:instrText xml:space="preserve"> PAGE </w:instrText>
            </w:r>
            <w:r>
              <w:rPr>
                <w:b/>
                <w:bCs/>
                <w:sz w:val="24"/>
                <w:szCs w:val="24"/>
              </w:rPr>
              <w:fldChar w:fldCharType="separate"/>
            </w:r>
            <w:r w:rsidR="008B638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B6383">
              <w:rPr>
                <w:b/>
                <w:bCs/>
                <w:noProof/>
              </w:rPr>
              <w:t>24</w:t>
            </w:r>
            <w:r>
              <w:rPr>
                <w:b/>
                <w:bCs/>
                <w:sz w:val="24"/>
                <w:szCs w:val="24"/>
              </w:rPr>
              <w:fldChar w:fldCharType="end"/>
            </w:r>
          </w:p>
        </w:sdtContent>
      </w:sdt>
    </w:sdtContent>
  </w:sdt>
  <w:p w14:paraId="58865DA6" w14:textId="77777777" w:rsidR="00F21F02" w:rsidRPr="00D421A8" w:rsidRDefault="00F21F02" w:rsidP="00D421A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D51E8F" w14:textId="77777777" w:rsidR="00D755A4" w:rsidRDefault="00D755A4" w:rsidP="00066DF8">
      <w:r>
        <w:separator/>
      </w:r>
    </w:p>
  </w:footnote>
  <w:footnote w:type="continuationSeparator" w:id="0">
    <w:p w14:paraId="40FFC2F0" w14:textId="77777777" w:rsidR="00D755A4" w:rsidRDefault="00D755A4" w:rsidP="00066D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FF9B2" w14:textId="77777777" w:rsidR="00F21F02" w:rsidRDefault="00F21F02" w:rsidP="00066DF8">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0DB16" w14:textId="5C563223" w:rsidR="00F21F02" w:rsidRDefault="00F21F02" w:rsidP="00066DF8">
    <w:pPr>
      <w:pStyle w:val="Header"/>
    </w:pPr>
    <w:r>
      <w:t xml:space="preserve">SOP </w:t>
    </w:r>
    <w:r>
      <w:rPr>
        <w:rFonts w:hint="eastAsia"/>
        <w:lang w:eastAsia="zh-CN"/>
      </w:rPr>
      <w:t>of</w:t>
    </w:r>
    <w:r>
      <w:t xml:space="preserve"> Pharmacogenetics Module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9C3546"/>
    <w:lvl w:ilvl="0">
      <w:start w:val="1"/>
      <w:numFmt w:val="decimal"/>
      <w:lvlText w:val="%1."/>
      <w:lvlJc w:val="left"/>
      <w:pPr>
        <w:tabs>
          <w:tab w:val="num" w:pos="1800"/>
        </w:tabs>
        <w:ind w:left="1800" w:hanging="360"/>
      </w:pPr>
    </w:lvl>
  </w:abstractNum>
  <w:abstractNum w:abstractNumId="1">
    <w:nsid w:val="FFFFFF7D"/>
    <w:multiLevelType w:val="singleLevel"/>
    <w:tmpl w:val="13026FE8"/>
    <w:lvl w:ilvl="0">
      <w:start w:val="1"/>
      <w:numFmt w:val="decimal"/>
      <w:lvlText w:val="%1."/>
      <w:lvlJc w:val="left"/>
      <w:pPr>
        <w:tabs>
          <w:tab w:val="num" w:pos="1440"/>
        </w:tabs>
        <w:ind w:left="1440" w:hanging="360"/>
      </w:pPr>
    </w:lvl>
  </w:abstractNum>
  <w:abstractNum w:abstractNumId="2">
    <w:nsid w:val="FFFFFF7E"/>
    <w:multiLevelType w:val="singleLevel"/>
    <w:tmpl w:val="38323532"/>
    <w:lvl w:ilvl="0">
      <w:start w:val="1"/>
      <w:numFmt w:val="decimal"/>
      <w:lvlText w:val="%1."/>
      <w:lvlJc w:val="left"/>
      <w:pPr>
        <w:tabs>
          <w:tab w:val="num" w:pos="1080"/>
        </w:tabs>
        <w:ind w:left="1080" w:hanging="360"/>
      </w:pPr>
    </w:lvl>
  </w:abstractNum>
  <w:abstractNum w:abstractNumId="3">
    <w:nsid w:val="FFFFFF7F"/>
    <w:multiLevelType w:val="singleLevel"/>
    <w:tmpl w:val="417A3A0E"/>
    <w:lvl w:ilvl="0">
      <w:start w:val="1"/>
      <w:numFmt w:val="decimal"/>
      <w:lvlText w:val="%1."/>
      <w:lvlJc w:val="left"/>
      <w:pPr>
        <w:tabs>
          <w:tab w:val="num" w:pos="720"/>
        </w:tabs>
        <w:ind w:left="720" w:hanging="360"/>
      </w:pPr>
    </w:lvl>
  </w:abstractNum>
  <w:abstractNum w:abstractNumId="4">
    <w:nsid w:val="FFFFFF80"/>
    <w:multiLevelType w:val="singleLevel"/>
    <w:tmpl w:val="6A7A6A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EC0C3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2C32D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2A0043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F528F34"/>
    <w:lvl w:ilvl="0">
      <w:start w:val="1"/>
      <w:numFmt w:val="decimal"/>
      <w:lvlText w:val="%1."/>
      <w:lvlJc w:val="left"/>
      <w:pPr>
        <w:tabs>
          <w:tab w:val="num" w:pos="360"/>
        </w:tabs>
        <w:ind w:left="360" w:hanging="360"/>
      </w:pPr>
    </w:lvl>
  </w:abstractNum>
  <w:abstractNum w:abstractNumId="9">
    <w:nsid w:val="FFFFFF89"/>
    <w:multiLevelType w:val="singleLevel"/>
    <w:tmpl w:val="EA50B7AC"/>
    <w:lvl w:ilvl="0">
      <w:start w:val="1"/>
      <w:numFmt w:val="bullet"/>
      <w:lvlText w:val=""/>
      <w:lvlJc w:val="left"/>
      <w:pPr>
        <w:tabs>
          <w:tab w:val="num" w:pos="360"/>
        </w:tabs>
        <w:ind w:left="360" w:hanging="360"/>
      </w:pPr>
      <w:rPr>
        <w:rFonts w:ascii="Symbol" w:hAnsi="Symbol" w:hint="default"/>
      </w:rPr>
    </w:lvl>
  </w:abstractNum>
  <w:abstractNum w:abstractNumId="10">
    <w:nsid w:val="04945D23"/>
    <w:multiLevelType w:val="hybridMultilevel"/>
    <w:tmpl w:val="C3A071F0"/>
    <w:lvl w:ilvl="0" w:tplc="04090005">
      <w:start w:val="1"/>
      <w:numFmt w:val="bullet"/>
      <w:lvlText w:val=""/>
      <w:lvlJc w:val="left"/>
      <w:pPr>
        <w:tabs>
          <w:tab w:val="num" w:pos="1860"/>
        </w:tabs>
        <w:ind w:left="1860" w:hanging="360"/>
      </w:pPr>
      <w:rPr>
        <w:rFonts w:ascii="Wingdings" w:hAnsi="Wingdings" w:hint="default"/>
      </w:rPr>
    </w:lvl>
    <w:lvl w:ilvl="1" w:tplc="04090003" w:tentative="1">
      <w:start w:val="1"/>
      <w:numFmt w:val="bullet"/>
      <w:lvlText w:val="o"/>
      <w:lvlJc w:val="left"/>
      <w:pPr>
        <w:tabs>
          <w:tab w:val="num" w:pos="2580"/>
        </w:tabs>
        <w:ind w:left="2580" w:hanging="360"/>
      </w:pPr>
      <w:rPr>
        <w:rFonts w:ascii="Courier New" w:hAnsi="Courier New" w:cs="Courier New" w:hint="default"/>
      </w:rPr>
    </w:lvl>
    <w:lvl w:ilvl="2" w:tplc="04090005" w:tentative="1">
      <w:start w:val="1"/>
      <w:numFmt w:val="bullet"/>
      <w:lvlText w:val=""/>
      <w:lvlJc w:val="left"/>
      <w:pPr>
        <w:tabs>
          <w:tab w:val="num" w:pos="3300"/>
        </w:tabs>
        <w:ind w:left="3300" w:hanging="360"/>
      </w:pPr>
      <w:rPr>
        <w:rFonts w:ascii="Wingdings" w:hAnsi="Wingdings" w:hint="default"/>
      </w:rPr>
    </w:lvl>
    <w:lvl w:ilvl="3" w:tplc="04090001" w:tentative="1">
      <w:start w:val="1"/>
      <w:numFmt w:val="bullet"/>
      <w:lvlText w:val=""/>
      <w:lvlJc w:val="left"/>
      <w:pPr>
        <w:tabs>
          <w:tab w:val="num" w:pos="4020"/>
        </w:tabs>
        <w:ind w:left="4020" w:hanging="360"/>
      </w:pPr>
      <w:rPr>
        <w:rFonts w:ascii="Symbol" w:hAnsi="Symbol" w:hint="default"/>
      </w:rPr>
    </w:lvl>
    <w:lvl w:ilvl="4" w:tplc="04090003" w:tentative="1">
      <w:start w:val="1"/>
      <w:numFmt w:val="bullet"/>
      <w:lvlText w:val="o"/>
      <w:lvlJc w:val="left"/>
      <w:pPr>
        <w:tabs>
          <w:tab w:val="num" w:pos="4740"/>
        </w:tabs>
        <w:ind w:left="4740" w:hanging="360"/>
      </w:pPr>
      <w:rPr>
        <w:rFonts w:ascii="Courier New" w:hAnsi="Courier New" w:cs="Courier New" w:hint="default"/>
      </w:rPr>
    </w:lvl>
    <w:lvl w:ilvl="5" w:tplc="04090005" w:tentative="1">
      <w:start w:val="1"/>
      <w:numFmt w:val="bullet"/>
      <w:lvlText w:val=""/>
      <w:lvlJc w:val="left"/>
      <w:pPr>
        <w:tabs>
          <w:tab w:val="num" w:pos="5460"/>
        </w:tabs>
        <w:ind w:left="5460" w:hanging="360"/>
      </w:pPr>
      <w:rPr>
        <w:rFonts w:ascii="Wingdings" w:hAnsi="Wingdings" w:hint="default"/>
      </w:rPr>
    </w:lvl>
    <w:lvl w:ilvl="6" w:tplc="04090001" w:tentative="1">
      <w:start w:val="1"/>
      <w:numFmt w:val="bullet"/>
      <w:lvlText w:val=""/>
      <w:lvlJc w:val="left"/>
      <w:pPr>
        <w:tabs>
          <w:tab w:val="num" w:pos="6180"/>
        </w:tabs>
        <w:ind w:left="6180" w:hanging="360"/>
      </w:pPr>
      <w:rPr>
        <w:rFonts w:ascii="Symbol" w:hAnsi="Symbol" w:hint="default"/>
      </w:rPr>
    </w:lvl>
    <w:lvl w:ilvl="7" w:tplc="04090003" w:tentative="1">
      <w:start w:val="1"/>
      <w:numFmt w:val="bullet"/>
      <w:lvlText w:val="o"/>
      <w:lvlJc w:val="left"/>
      <w:pPr>
        <w:tabs>
          <w:tab w:val="num" w:pos="6900"/>
        </w:tabs>
        <w:ind w:left="6900" w:hanging="360"/>
      </w:pPr>
      <w:rPr>
        <w:rFonts w:ascii="Courier New" w:hAnsi="Courier New" w:cs="Courier New" w:hint="default"/>
      </w:rPr>
    </w:lvl>
    <w:lvl w:ilvl="8" w:tplc="04090005" w:tentative="1">
      <w:start w:val="1"/>
      <w:numFmt w:val="bullet"/>
      <w:lvlText w:val=""/>
      <w:lvlJc w:val="left"/>
      <w:pPr>
        <w:tabs>
          <w:tab w:val="num" w:pos="7620"/>
        </w:tabs>
        <w:ind w:left="7620" w:hanging="360"/>
      </w:pPr>
      <w:rPr>
        <w:rFonts w:ascii="Wingdings" w:hAnsi="Wingdings" w:hint="default"/>
      </w:rPr>
    </w:lvl>
  </w:abstractNum>
  <w:abstractNum w:abstractNumId="11">
    <w:nsid w:val="11260432"/>
    <w:multiLevelType w:val="hybridMultilevel"/>
    <w:tmpl w:val="52EA54D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nsid w:val="130E366D"/>
    <w:multiLevelType w:val="hybridMultilevel"/>
    <w:tmpl w:val="7C6EEC4A"/>
    <w:lvl w:ilvl="0" w:tplc="BD085A16">
      <w:start w:val="1"/>
      <w:numFmt w:val="decimal"/>
      <w:lvlText w:val="%1."/>
      <w:lvlJc w:val="left"/>
      <w:pPr>
        <w:ind w:left="360" w:hanging="360"/>
      </w:pPr>
      <w:rPr>
        <w:rFonts w:hint="default"/>
        <w:color w:val="auto"/>
      </w:rPr>
    </w:lvl>
    <w:lvl w:ilvl="1" w:tplc="19A2C348">
      <w:start w:val="1"/>
      <w:numFmt w:val="lowerLetter"/>
      <w:lvlText w:val="%2)"/>
      <w:lvlJc w:val="left"/>
      <w:pPr>
        <w:ind w:left="1080" w:hanging="360"/>
      </w:pPr>
      <w:rPr>
        <w:b w:val="0"/>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23D318AA"/>
    <w:multiLevelType w:val="hybridMultilevel"/>
    <w:tmpl w:val="E4E844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5641E55"/>
    <w:multiLevelType w:val="hybridMultilevel"/>
    <w:tmpl w:val="C62863AC"/>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268D3A1C"/>
    <w:multiLevelType w:val="hybridMultilevel"/>
    <w:tmpl w:val="8A6236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8545E1A"/>
    <w:multiLevelType w:val="multilevel"/>
    <w:tmpl w:val="297247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9C616AF"/>
    <w:multiLevelType w:val="hybridMultilevel"/>
    <w:tmpl w:val="8EFE4C02"/>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39EB3828"/>
    <w:multiLevelType w:val="hybridMultilevel"/>
    <w:tmpl w:val="48ECF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ACA1EE4"/>
    <w:multiLevelType w:val="hybridMultilevel"/>
    <w:tmpl w:val="9D80DFF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40ED0736"/>
    <w:multiLevelType w:val="hybridMultilevel"/>
    <w:tmpl w:val="1CECDB5A"/>
    <w:lvl w:ilvl="0" w:tplc="BD085A16">
      <w:start w:val="1"/>
      <w:numFmt w:val="decimal"/>
      <w:lvlText w:val="%1."/>
      <w:lvlJc w:val="left"/>
      <w:pPr>
        <w:ind w:left="360" w:hanging="360"/>
      </w:pPr>
      <w:rPr>
        <w:rFonts w:hint="default"/>
        <w:color w:val="auto"/>
      </w:rPr>
    </w:lvl>
    <w:lvl w:ilvl="1" w:tplc="48090017">
      <w:start w:val="1"/>
      <w:numFmt w:val="lowerLetter"/>
      <w:lvlText w:val="%2)"/>
      <w:lvlJc w:val="left"/>
      <w:pPr>
        <w:ind w:left="1080" w:hanging="360"/>
      </w:pPr>
      <w:rPr>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nsid w:val="481C3091"/>
    <w:multiLevelType w:val="hybridMultilevel"/>
    <w:tmpl w:val="E83A9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52A72A61"/>
    <w:multiLevelType w:val="hybridMultilevel"/>
    <w:tmpl w:val="1B3AFB6A"/>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nsid w:val="5D75237E"/>
    <w:multiLevelType w:val="multilevel"/>
    <w:tmpl w:val="73F864B8"/>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4">
    <w:nsid w:val="5E5704F7"/>
    <w:multiLevelType w:val="hybridMultilevel"/>
    <w:tmpl w:val="1CECDB5A"/>
    <w:lvl w:ilvl="0" w:tplc="BD085A16">
      <w:start w:val="1"/>
      <w:numFmt w:val="decimal"/>
      <w:lvlText w:val="%1."/>
      <w:lvlJc w:val="left"/>
      <w:pPr>
        <w:ind w:left="360" w:hanging="360"/>
      </w:pPr>
      <w:rPr>
        <w:rFonts w:hint="default"/>
        <w:color w:val="auto"/>
      </w:rPr>
    </w:lvl>
    <w:lvl w:ilvl="1" w:tplc="48090017">
      <w:start w:val="1"/>
      <w:numFmt w:val="lowerLetter"/>
      <w:lvlText w:val="%2)"/>
      <w:lvlJc w:val="left"/>
      <w:pPr>
        <w:ind w:left="1080" w:hanging="360"/>
      </w:pPr>
      <w:rPr>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nsid w:val="5E6E6807"/>
    <w:multiLevelType w:val="hybridMultilevel"/>
    <w:tmpl w:val="6978A60E"/>
    <w:lvl w:ilvl="0" w:tplc="BD085A16">
      <w:start w:val="1"/>
      <w:numFmt w:val="decimal"/>
      <w:lvlText w:val="%1."/>
      <w:lvlJc w:val="left"/>
      <w:pPr>
        <w:ind w:left="360" w:hanging="360"/>
      </w:pPr>
      <w:rPr>
        <w:rFonts w:hint="default"/>
        <w:color w:val="auto"/>
      </w:rPr>
    </w:lvl>
    <w:lvl w:ilvl="1" w:tplc="48090017">
      <w:start w:val="1"/>
      <w:numFmt w:val="lowerLetter"/>
      <w:lvlText w:val="%2)"/>
      <w:lvlJc w:val="left"/>
      <w:pPr>
        <w:ind w:left="1080" w:hanging="360"/>
      </w:pPr>
      <w:rPr>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nsid w:val="60FD2132"/>
    <w:multiLevelType w:val="multilevel"/>
    <w:tmpl w:val="73F864B8"/>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7">
    <w:nsid w:val="6A9D52DB"/>
    <w:multiLevelType w:val="hybridMultilevel"/>
    <w:tmpl w:val="70E20D14"/>
    <w:lvl w:ilvl="0" w:tplc="188282AE">
      <w:start w:val="1"/>
      <w:numFmt w:val="decimal"/>
      <w:pStyle w:val="NumberedBlockText"/>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6B236B8A"/>
    <w:multiLevelType w:val="hybridMultilevel"/>
    <w:tmpl w:val="02FE44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BC357A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F9B5441"/>
    <w:multiLevelType w:val="hybridMultilevel"/>
    <w:tmpl w:val="1CECDB5A"/>
    <w:lvl w:ilvl="0" w:tplc="BD085A16">
      <w:start w:val="1"/>
      <w:numFmt w:val="decimal"/>
      <w:lvlText w:val="%1."/>
      <w:lvlJc w:val="left"/>
      <w:pPr>
        <w:ind w:left="360" w:hanging="360"/>
      </w:pPr>
      <w:rPr>
        <w:rFonts w:hint="default"/>
        <w:color w:val="auto"/>
      </w:rPr>
    </w:lvl>
    <w:lvl w:ilvl="1" w:tplc="48090017">
      <w:start w:val="1"/>
      <w:numFmt w:val="lowerLetter"/>
      <w:lvlText w:val="%2)"/>
      <w:lvlJc w:val="left"/>
      <w:pPr>
        <w:ind w:left="1080" w:hanging="360"/>
      </w:pPr>
      <w:rPr>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nsid w:val="72586B08"/>
    <w:multiLevelType w:val="hybridMultilevel"/>
    <w:tmpl w:val="08BC78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438678A"/>
    <w:multiLevelType w:val="hybridMultilevel"/>
    <w:tmpl w:val="DB6EB4F4"/>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F0A7B71"/>
    <w:multiLevelType w:val="hybridMultilevel"/>
    <w:tmpl w:val="C03C39A0"/>
    <w:lvl w:ilvl="0" w:tplc="4809000F">
      <w:start w:val="1"/>
      <w:numFmt w:val="decimal"/>
      <w:lvlText w:val="%1."/>
      <w:lvlJc w:val="left"/>
      <w:pPr>
        <w:ind w:left="360" w:hanging="360"/>
      </w:pPr>
      <w:rPr>
        <w:rFonts w:hint="default"/>
      </w:rPr>
    </w:lvl>
    <w:lvl w:ilvl="1" w:tplc="32707E88">
      <w:start w:val="1"/>
      <w:numFmt w:val="lowerLetter"/>
      <w:lvlText w:val="%2."/>
      <w:lvlJc w:val="left"/>
      <w:pPr>
        <w:ind w:left="1080" w:hanging="360"/>
      </w:pPr>
      <w:rPr>
        <w:i w:val="0"/>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31"/>
  </w:num>
  <w:num w:numId="2">
    <w:abstractNumId w:val="32"/>
  </w:num>
  <w:num w:numId="3">
    <w:abstractNumId w:val="17"/>
  </w:num>
  <w:num w:numId="4">
    <w:abstractNumId w:val="22"/>
  </w:num>
  <w:num w:numId="5">
    <w:abstractNumId w:val="10"/>
  </w:num>
  <w:num w:numId="6">
    <w:abstractNumId w:val="14"/>
  </w:num>
  <w:num w:numId="7">
    <w:abstractNumId w:val="19"/>
  </w:num>
  <w:num w:numId="8">
    <w:abstractNumId w:val="26"/>
  </w:num>
  <w:num w:numId="9">
    <w:abstractNumId w:val="16"/>
  </w:num>
  <w:num w:numId="10">
    <w:abstractNumId w:val="23"/>
  </w:num>
  <w:num w:numId="11">
    <w:abstractNumId w:val="29"/>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33"/>
  </w:num>
  <w:num w:numId="25">
    <w:abstractNumId w:val="25"/>
  </w:num>
  <w:num w:numId="26">
    <w:abstractNumId w:val="20"/>
  </w:num>
  <w:num w:numId="27">
    <w:abstractNumId w:val="24"/>
  </w:num>
  <w:num w:numId="28">
    <w:abstractNumId w:val="12"/>
  </w:num>
  <w:num w:numId="29">
    <w:abstractNumId w:val="15"/>
  </w:num>
  <w:num w:numId="30">
    <w:abstractNumId w:val="13"/>
  </w:num>
  <w:num w:numId="31">
    <w:abstractNumId w:val="21"/>
  </w:num>
  <w:num w:numId="32">
    <w:abstractNumId w:val="28"/>
  </w:num>
  <w:num w:numId="33">
    <w:abstractNumId w:val="18"/>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trackRevisions/>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DE"/>
    <w:rsid w:val="000076AF"/>
    <w:rsid w:val="00007DC1"/>
    <w:rsid w:val="00017008"/>
    <w:rsid w:val="00026387"/>
    <w:rsid w:val="00026A5E"/>
    <w:rsid w:val="0003120C"/>
    <w:rsid w:val="000339E8"/>
    <w:rsid w:val="00035734"/>
    <w:rsid w:val="00041019"/>
    <w:rsid w:val="000414D1"/>
    <w:rsid w:val="00060B60"/>
    <w:rsid w:val="00064EA0"/>
    <w:rsid w:val="000657AB"/>
    <w:rsid w:val="00065B00"/>
    <w:rsid w:val="00066DF8"/>
    <w:rsid w:val="00067846"/>
    <w:rsid w:val="0008433C"/>
    <w:rsid w:val="000911A8"/>
    <w:rsid w:val="00092A5D"/>
    <w:rsid w:val="0009450F"/>
    <w:rsid w:val="000A04A7"/>
    <w:rsid w:val="000A55CE"/>
    <w:rsid w:val="000B19BC"/>
    <w:rsid w:val="000B5BF5"/>
    <w:rsid w:val="000D0563"/>
    <w:rsid w:val="000D0746"/>
    <w:rsid w:val="000E4AEA"/>
    <w:rsid w:val="000F121E"/>
    <w:rsid w:val="000F258D"/>
    <w:rsid w:val="000F3FEC"/>
    <w:rsid w:val="00103966"/>
    <w:rsid w:val="001075A5"/>
    <w:rsid w:val="001079EB"/>
    <w:rsid w:val="001279F3"/>
    <w:rsid w:val="00135B17"/>
    <w:rsid w:val="00140881"/>
    <w:rsid w:val="00143B45"/>
    <w:rsid w:val="00145E71"/>
    <w:rsid w:val="00155296"/>
    <w:rsid w:val="00155D01"/>
    <w:rsid w:val="00160A49"/>
    <w:rsid w:val="0016241B"/>
    <w:rsid w:val="00163D9F"/>
    <w:rsid w:val="001726BA"/>
    <w:rsid w:val="00177D51"/>
    <w:rsid w:val="00186425"/>
    <w:rsid w:val="00187D45"/>
    <w:rsid w:val="00196316"/>
    <w:rsid w:val="001A03E5"/>
    <w:rsid w:val="001A4A7A"/>
    <w:rsid w:val="001A717A"/>
    <w:rsid w:val="001B0DCC"/>
    <w:rsid w:val="001D2165"/>
    <w:rsid w:val="001D252E"/>
    <w:rsid w:val="001D25CE"/>
    <w:rsid w:val="001D49EC"/>
    <w:rsid w:val="001D6B4D"/>
    <w:rsid w:val="001D7065"/>
    <w:rsid w:val="001D7D6A"/>
    <w:rsid w:val="001F0D5D"/>
    <w:rsid w:val="001F2FFC"/>
    <w:rsid w:val="001F6EB9"/>
    <w:rsid w:val="0020078E"/>
    <w:rsid w:val="00203EC2"/>
    <w:rsid w:val="0020508F"/>
    <w:rsid w:val="00210E48"/>
    <w:rsid w:val="0022143C"/>
    <w:rsid w:val="00224800"/>
    <w:rsid w:val="002256AC"/>
    <w:rsid w:val="0022597D"/>
    <w:rsid w:val="00231264"/>
    <w:rsid w:val="002370A8"/>
    <w:rsid w:val="00242CD1"/>
    <w:rsid w:val="00242F75"/>
    <w:rsid w:val="00243317"/>
    <w:rsid w:val="0024400E"/>
    <w:rsid w:val="0025241A"/>
    <w:rsid w:val="00262165"/>
    <w:rsid w:val="00264165"/>
    <w:rsid w:val="002740A0"/>
    <w:rsid w:val="00275729"/>
    <w:rsid w:val="00275BBD"/>
    <w:rsid w:val="00276408"/>
    <w:rsid w:val="00281080"/>
    <w:rsid w:val="0029294B"/>
    <w:rsid w:val="002A3DAE"/>
    <w:rsid w:val="002A7CA2"/>
    <w:rsid w:val="002B280A"/>
    <w:rsid w:val="002B2B76"/>
    <w:rsid w:val="002B3592"/>
    <w:rsid w:val="002B5167"/>
    <w:rsid w:val="002B5C7B"/>
    <w:rsid w:val="002C49FD"/>
    <w:rsid w:val="002C5B79"/>
    <w:rsid w:val="002D6B15"/>
    <w:rsid w:val="002E0B0B"/>
    <w:rsid w:val="002F1F06"/>
    <w:rsid w:val="002F3444"/>
    <w:rsid w:val="002F39C4"/>
    <w:rsid w:val="003049CE"/>
    <w:rsid w:val="00321B71"/>
    <w:rsid w:val="0032747A"/>
    <w:rsid w:val="00327E6F"/>
    <w:rsid w:val="003311A4"/>
    <w:rsid w:val="003356A4"/>
    <w:rsid w:val="003371EC"/>
    <w:rsid w:val="00363163"/>
    <w:rsid w:val="00363B27"/>
    <w:rsid w:val="003661F9"/>
    <w:rsid w:val="00366C35"/>
    <w:rsid w:val="0037074D"/>
    <w:rsid w:val="0038262C"/>
    <w:rsid w:val="00383F68"/>
    <w:rsid w:val="0038583A"/>
    <w:rsid w:val="0039014B"/>
    <w:rsid w:val="00390F26"/>
    <w:rsid w:val="003A0FDA"/>
    <w:rsid w:val="003A3924"/>
    <w:rsid w:val="003B0FAA"/>
    <w:rsid w:val="003B176A"/>
    <w:rsid w:val="003C5486"/>
    <w:rsid w:val="003E5CFA"/>
    <w:rsid w:val="003F7834"/>
    <w:rsid w:val="00405AA5"/>
    <w:rsid w:val="0041069D"/>
    <w:rsid w:val="004171E5"/>
    <w:rsid w:val="00421E0F"/>
    <w:rsid w:val="0042377B"/>
    <w:rsid w:val="004244DC"/>
    <w:rsid w:val="00431112"/>
    <w:rsid w:val="00431F3F"/>
    <w:rsid w:val="00432D87"/>
    <w:rsid w:val="00432E47"/>
    <w:rsid w:val="004342DF"/>
    <w:rsid w:val="0043544C"/>
    <w:rsid w:val="00435955"/>
    <w:rsid w:val="00441F17"/>
    <w:rsid w:val="004427FD"/>
    <w:rsid w:val="004468EC"/>
    <w:rsid w:val="00462E67"/>
    <w:rsid w:val="00474E80"/>
    <w:rsid w:val="00475C71"/>
    <w:rsid w:val="004765B1"/>
    <w:rsid w:val="00497612"/>
    <w:rsid w:val="004A7592"/>
    <w:rsid w:val="004B2956"/>
    <w:rsid w:val="004B5402"/>
    <w:rsid w:val="004C09C5"/>
    <w:rsid w:val="004C1652"/>
    <w:rsid w:val="004C1DD0"/>
    <w:rsid w:val="004C227E"/>
    <w:rsid w:val="004C31CB"/>
    <w:rsid w:val="004C5F1F"/>
    <w:rsid w:val="004D0E32"/>
    <w:rsid w:val="004D1A53"/>
    <w:rsid w:val="004D72B1"/>
    <w:rsid w:val="004D744B"/>
    <w:rsid w:val="004E21EF"/>
    <w:rsid w:val="004E6F44"/>
    <w:rsid w:val="004F5ABF"/>
    <w:rsid w:val="004F7C2A"/>
    <w:rsid w:val="00500427"/>
    <w:rsid w:val="005005AF"/>
    <w:rsid w:val="005025B4"/>
    <w:rsid w:val="0050263E"/>
    <w:rsid w:val="005047A4"/>
    <w:rsid w:val="00513310"/>
    <w:rsid w:val="0052138B"/>
    <w:rsid w:val="005239CB"/>
    <w:rsid w:val="0052443B"/>
    <w:rsid w:val="00534009"/>
    <w:rsid w:val="0053516F"/>
    <w:rsid w:val="005446BC"/>
    <w:rsid w:val="00545C89"/>
    <w:rsid w:val="00547BC9"/>
    <w:rsid w:val="00556CCE"/>
    <w:rsid w:val="00562CAB"/>
    <w:rsid w:val="00573A19"/>
    <w:rsid w:val="005933B3"/>
    <w:rsid w:val="005A0573"/>
    <w:rsid w:val="005A3D38"/>
    <w:rsid w:val="005B3757"/>
    <w:rsid w:val="005B51AF"/>
    <w:rsid w:val="005B54EE"/>
    <w:rsid w:val="005C3EEE"/>
    <w:rsid w:val="005D2C95"/>
    <w:rsid w:val="005D77D5"/>
    <w:rsid w:val="005E08D7"/>
    <w:rsid w:val="005E73AC"/>
    <w:rsid w:val="005E77F0"/>
    <w:rsid w:val="005F2D77"/>
    <w:rsid w:val="005F68FD"/>
    <w:rsid w:val="0060366C"/>
    <w:rsid w:val="00604368"/>
    <w:rsid w:val="00610D11"/>
    <w:rsid w:val="0061112A"/>
    <w:rsid w:val="0061115B"/>
    <w:rsid w:val="0062308F"/>
    <w:rsid w:val="00624156"/>
    <w:rsid w:val="00634740"/>
    <w:rsid w:val="0063794D"/>
    <w:rsid w:val="00641395"/>
    <w:rsid w:val="00646C54"/>
    <w:rsid w:val="006553D3"/>
    <w:rsid w:val="00660C2A"/>
    <w:rsid w:val="00663F8C"/>
    <w:rsid w:val="00672EE7"/>
    <w:rsid w:val="006874BE"/>
    <w:rsid w:val="00695FBD"/>
    <w:rsid w:val="006A269A"/>
    <w:rsid w:val="006A3E6E"/>
    <w:rsid w:val="006A7841"/>
    <w:rsid w:val="006B53B8"/>
    <w:rsid w:val="006C6CFD"/>
    <w:rsid w:val="006C72BC"/>
    <w:rsid w:val="006D003F"/>
    <w:rsid w:val="006D22D7"/>
    <w:rsid w:val="006E2F2C"/>
    <w:rsid w:val="006F48EE"/>
    <w:rsid w:val="007075DD"/>
    <w:rsid w:val="00720464"/>
    <w:rsid w:val="007410E0"/>
    <w:rsid w:val="00741C84"/>
    <w:rsid w:val="0074299B"/>
    <w:rsid w:val="00743A5D"/>
    <w:rsid w:val="007451FB"/>
    <w:rsid w:val="0074760D"/>
    <w:rsid w:val="00751507"/>
    <w:rsid w:val="00751509"/>
    <w:rsid w:val="007534D7"/>
    <w:rsid w:val="00757B31"/>
    <w:rsid w:val="00760386"/>
    <w:rsid w:val="0076093C"/>
    <w:rsid w:val="007676DF"/>
    <w:rsid w:val="0078319D"/>
    <w:rsid w:val="007901D8"/>
    <w:rsid w:val="00794048"/>
    <w:rsid w:val="00797F52"/>
    <w:rsid w:val="007A3190"/>
    <w:rsid w:val="007A4E5B"/>
    <w:rsid w:val="007A51E6"/>
    <w:rsid w:val="007A5281"/>
    <w:rsid w:val="007B0738"/>
    <w:rsid w:val="007B1C6D"/>
    <w:rsid w:val="007B2E99"/>
    <w:rsid w:val="007B4FEB"/>
    <w:rsid w:val="007C2C0C"/>
    <w:rsid w:val="007C4F93"/>
    <w:rsid w:val="007D0F27"/>
    <w:rsid w:val="007D3402"/>
    <w:rsid w:val="007D69B3"/>
    <w:rsid w:val="007E1017"/>
    <w:rsid w:val="007E326B"/>
    <w:rsid w:val="00800928"/>
    <w:rsid w:val="0080293B"/>
    <w:rsid w:val="00804746"/>
    <w:rsid w:val="008079F9"/>
    <w:rsid w:val="00825216"/>
    <w:rsid w:val="00833447"/>
    <w:rsid w:val="00836620"/>
    <w:rsid w:val="00842EA0"/>
    <w:rsid w:val="00844364"/>
    <w:rsid w:val="00846CBD"/>
    <w:rsid w:val="00850938"/>
    <w:rsid w:val="0085093E"/>
    <w:rsid w:val="00857E22"/>
    <w:rsid w:val="00860CEB"/>
    <w:rsid w:val="008659CF"/>
    <w:rsid w:val="008700D8"/>
    <w:rsid w:val="00873C82"/>
    <w:rsid w:val="00875452"/>
    <w:rsid w:val="008857DC"/>
    <w:rsid w:val="008874E5"/>
    <w:rsid w:val="0089319C"/>
    <w:rsid w:val="008A3699"/>
    <w:rsid w:val="008A7081"/>
    <w:rsid w:val="008B1F83"/>
    <w:rsid w:val="008B236B"/>
    <w:rsid w:val="008B441C"/>
    <w:rsid w:val="008B47D8"/>
    <w:rsid w:val="008B5242"/>
    <w:rsid w:val="008B6383"/>
    <w:rsid w:val="008B6D65"/>
    <w:rsid w:val="008C0725"/>
    <w:rsid w:val="008C7443"/>
    <w:rsid w:val="008D0DD3"/>
    <w:rsid w:val="008D0EDC"/>
    <w:rsid w:val="008D16C0"/>
    <w:rsid w:val="008D3C07"/>
    <w:rsid w:val="008E36BF"/>
    <w:rsid w:val="008E52B0"/>
    <w:rsid w:val="008E5C29"/>
    <w:rsid w:val="008E7CF6"/>
    <w:rsid w:val="00910231"/>
    <w:rsid w:val="00934403"/>
    <w:rsid w:val="00935FBB"/>
    <w:rsid w:val="00936F0F"/>
    <w:rsid w:val="00937C4C"/>
    <w:rsid w:val="00940923"/>
    <w:rsid w:val="009422D6"/>
    <w:rsid w:val="00942DDE"/>
    <w:rsid w:val="00952BBB"/>
    <w:rsid w:val="00957BAB"/>
    <w:rsid w:val="00977FC5"/>
    <w:rsid w:val="00982AC7"/>
    <w:rsid w:val="00983CBF"/>
    <w:rsid w:val="00993255"/>
    <w:rsid w:val="009944F7"/>
    <w:rsid w:val="009A06C3"/>
    <w:rsid w:val="009A130F"/>
    <w:rsid w:val="009A3836"/>
    <w:rsid w:val="009A521D"/>
    <w:rsid w:val="009B1953"/>
    <w:rsid w:val="009B75D8"/>
    <w:rsid w:val="009B7F9D"/>
    <w:rsid w:val="009C08F3"/>
    <w:rsid w:val="009C0D77"/>
    <w:rsid w:val="009D01C0"/>
    <w:rsid w:val="009D2280"/>
    <w:rsid w:val="009D2B1C"/>
    <w:rsid w:val="009D4974"/>
    <w:rsid w:val="009E1BE2"/>
    <w:rsid w:val="009E1D1A"/>
    <w:rsid w:val="009E3002"/>
    <w:rsid w:val="009E7823"/>
    <w:rsid w:val="009F5926"/>
    <w:rsid w:val="009F70EC"/>
    <w:rsid w:val="00A06C3B"/>
    <w:rsid w:val="00A11028"/>
    <w:rsid w:val="00A142CC"/>
    <w:rsid w:val="00A163F2"/>
    <w:rsid w:val="00A22F2C"/>
    <w:rsid w:val="00A24717"/>
    <w:rsid w:val="00A25A81"/>
    <w:rsid w:val="00A2720F"/>
    <w:rsid w:val="00A30F81"/>
    <w:rsid w:val="00A40AF9"/>
    <w:rsid w:val="00A42D6A"/>
    <w:rsid w:val="00A470DA"/>
    <w:rsid w:val="00A52E8A"/>
    <w:rsid w:val="00A56673"/>
    <w:rsid w:val="00A63C9C"/>
    <w:rsid w:val="00A71622"/>
    <w:rsid w:val="00A730C8"/>
    <w:rsid w:val="00A90828"/>
    <w:rsid w:val="00A95B0F"/>
    <w:rsid w:val="00AA276A"/>
    <w:rsid w:val="00AB04BC"/>
    <w:rsid w:val="00AB0E53"/>
    <w:rsid w:val="00AB31B7"/>
    <w:rsid w:val="00AB6895"/>
    <w:rsid w:val="00AC2565"/>
    <w:rsid w:val="00AD3ECC"/>
    <w:rsid w:val="00AD7BCF"/>
    <w:rsid w:val="00AE0C04"/>
    <w:rsid w:val="00AE1B51"/>
    <w:rsid w:val="00B13F68"/>
    <w:rsid w:val="00B335AE"/>
    <w:rsid w:val="00B3584A"/>
    <w:rsid w:val="00B43083"/>
    <w:rsid w:val="00B45304"/>
    <w:rsid w:val="00B46295"/>
    <w:rsid w:val="00B4763D"/>
    <w:rsid w:val="00B50F2D"/>
    <w:rsid w:val="00B578D9"/>
    <w:rsid w:val="00B57E97"/>
    <w:rsid w:val="00B60CF6"/>
    <w:rsid w:val="00B6214D"/>
    <w:rsid w:val="00B67AB8"/>
    <w:rsid w:val="00B7052E"/>
    <w:rsid w:val="00B87468"/>
    <w:rsid w:val="00B92CE8"/>
    <w:rsid w:val="00B94A40"/>
    <w:rsid w:val="00BA2569"/>
    <w:rsid w:val="00BA331D"/>
    <w:rsid w:val="00BA3546"/>
    <w:rsid w:val="00BA490E"/>
    <w:rsid w:val="00BA7467"/>
    <w:rsid w:val="00BA7B9D"/>
    <w:rsid w:val="00BB1C8F"/>
    <w:rsid w:val="00BB6E63"/>
    <w:rsid w:val="00BC366E"/>
    <w:rsid w:val="00BC499E"/>
    <w:rsid w:val="00BC6FD7"/>
    <w:rsid w:val="00BD5F92"/>
    <w:rsid w:val="00BE0F2F"/>
    <w:rsid w:val="00BE203C"/>
    <w:rsid w:val="00BE2916"/>
    <w:rsid w:val="00BE2EA3"/>
    <w:rsid w:val="00BE5696"/>
    <w:rsid w:val="00BF6C2E"/>
    <w:rsid w:val="00C05DC5"/>
    <w:rsid w:val="00C078F0"/>
    <w:rsid w:val="00C15470"/>
    <w:rsid w:val="00C15573"/>
    <w:rsid w:val="00C20B93"/>
    <w:rsid w:val="00C20DBC"/>
    <w:rsid w:val="00C22DAD"/>
    <w:rsid w:val="00C25BF7"/>
    <w:rsid w:val="00C27D70"/>
    <w:rsid w:val="00C37B51"/>
    <w:rsid w:val="00C41EA1"/>
    <w:rsid w:val="00C424C1"/>
    <w:rsid w:val="00C46488"/>
    <w:rsid w:val="00C46CCB"/>
    <w:rsid w:val="00C51725"/>
    <w:rsid w:val="00C53763"/>
    <w:rsid w:val="00C55E25"/>
    <w:rsid w:val="00C725E8"/>
    <w:rsid w:val="00C75460"/>
    <w:rsid w:val="00C95079"/>
    <w:rsid w:val="00C952C0"/>
    <w:rsid w:val="00CA4DCA"/>
    <w:rsid w:val="00CA55AA"/>
    <w:rsid w:val="00CA6EB2"/>
    <w:rsid w:val="00CA6EC3"/>
    <w:rsid w:val="00CB0972"/>
    <w:rsid w:val="00CC305B"/>
    <w:rsid w:val="00CC684D"/>
    <w:rsid w:val="00CD66B5"/>
    <w:rsid w:val="00CE3A4A"/>
    <w:rsid w:val="00CF45C1"/>
    <w:rsid w:val="00CF481B"/>
    <w:rsid w:val="00CF6311"/>
    <w:rsid w:val="00CF6DD1"/>
    <w:rsid w:val="00D24AFE"/>
    <w:rsid w:val="00D339FE"/>
    <w:rsid w:val="00D3534A"/>
    <w:rsid w:val="00D421A8"/>
    <w:rsid w:val="00D44794"/>
    <w:rsid w:val="00D45D3F"/>
    <w:rsid w:val="00D4787D"/>
    <w:rsid w:val="00D51DA5"/>
    <w:rsid w:val="00D54C5B"/>
    <w:rsid w:val="00D755A4"/>
    <w:rsid w:val="00D83D47"/>
    <w:rsid w:val="00D84DAA"/>
    <w:rsid w:val="00DA0A78"/>
    <w:rsid w:val="00DA0AF9"/>
    <w:rsid w:val="00DB0BD9"/>
    <w:rsid w:val="00DB6AAB"/>
    <w:rsid w:val="00DC130F"/>
    <w:rsid w:val="00DC3BB2"/>
    <w:rsid w:val="00DC4CCD"/>
    <w:rsid w:val="00DC6B0B"/>
    <w:rsid w:val="00DD7DDE"/>
    <w:rsid w:val="00DE05E9"/>
    <w:rsid w:val="00DE2945"/>
    <w:rsid w:val="00E477E0"/>
    <w:rsid w:val="00E558E6"/>
    <w:rsid w:val="00E6129B"/>
    <w:rsid w:val="00E63898"/>
    <w:rsid w:val="00E63DBB"/>
    <w:rsid w:val="00E65DAD"/>
    <w:rsid w:val="00E73DF8"/>
    <w:rsid w:val="00E80187"/>
    <w:rsid w:val="00E83C81"/>
    <w:rsid w:val="00E8610F"/>
    <w:rsid w:val="00E96664"/>
    <w:rsid w:val="00EA10F4"/>
    <w:rsid w:val="00EA5A4C"/>
    <w:rsid w:val="00EB2521"/>
    <w:rsid w:val="00EC06F4"/>
    <w:rsid w:val="00ED45FF"/>
    <w:rsid w:val="00ED5847"/>
    <w:rsid w:val="00ED7A7C"/>
    <w:rsid w:val="00EE591C"/>
    <w:rsid w:val="00EF00C2"/>
    <w:rsid w:val="00EF2B0E"/>
    <w:rsid w:val="00F0048E"/>
    <w:rsid w:val="00F0243A"/>
    <w:rsid w:val="00F10734"/>
    <w:rsid w:val="00F21F02"/>
    <w:rsid w:val="00F26490"/>
    <w:rsid w:val="00F26CF6"/>
    <w:rsid w:val="00F33BAE"/>
    <w:rsid w:val="00F4115E"/>
    <w:rsid w:val="00F42B68"/>
    <w:rsid w:val="00F47715"/>
    <w:rsid w:val="00F5180D"/>
    <w:rsid w:val="00F52045"/>
    <w:rsid w:val="00F61A65"/>
    <w:rsid w:val="00F73652"/>
    <w:rsid w:val="00F74BCB"/>
    <w:rsid w:val="00F7554A"/>
    <w:rsid w:val="00F81CBF"/>
    <w:rsid w:val="00F84AA8"/>
    <w:rsid w:val="00F90085"/>
    <w:rsid w:val="00F92047"/>
    <w:rsid w:val="00FB1EBD"/>
    <w:rsid w:val="00FC1BCC"/>
    <w:rsid w:val="00FC7044"/>
    <w:rsid w:val="00FD56A8"/>
    <w:rsid w:val="00FE67D9"/>
    <w:rsid w:val="00FF111D"/>
    <w:rsid w:val="00FF356B"/>
    <w:rsid w:val="00FF3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024D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qFormat="1"/>
    <w:lsdException w:name="footer" w:uiPriority="99" w:qFormat="1"/>
    <w:lsdException w:name="caption" w:uiPriority="35" w:qFormat="1"/>
    <w:lsdException w:name="table of figures" w:uiPriority="99"/>
    <w:lsdException w:name="Title" w:semiHidden="0" w:uiPriority="10" w:unhideWhenUsed="0" w:qFormat="1"/>
    <w:lsdException w:name="Subtitle" w:semiHidden="0" w:uiPriority="11" w:unhideWhenUsed="0" w:qFormat="1"/>
    <w:lsdException w:name="Hyperlink" w:uiPriority="99"/>
    <w:lsdException w:name="Strong" w:uiPriority="22" w:qFormat="1"/>
    <w:lsdException w:name="Emphasis" w:uiPriority="2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B04BC"/>
  </w:style>
  <w:style w:type="paragraph" w:styleId="Heading1">
    <w:name w:val="heading 1"/>
    <w:basedOn w:val="Normal"/>
    <w:next w:val="Normal"/>
    <w:link w:val="Heading1Char"/>
    <w:uiPriority w:val="9"/>
    <w:qFormat/>
    <w:rsid w:val="005F2D7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5F2D7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F2D7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F2D7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F2D7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F2D7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F2D7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F2D7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F2D7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rsid w:val="00D83D47"/>
    <w:pPr>
      <w:spacing w:after="400"/>
      <w:ind w:left="-360"/>
    </w:pPr>
    <w:rPr>
      <w:rFonts w:asciiTheme="majorHAnsi" w:hAnsiTheme="majorHAnsi"/>
      <w:b/>
      <w:sz w:val="26"/>
    </w:rPr>
  </w:style>
  <w:style w:type="paragraph" w:styleId="Footer">
    <w:name w:val="footer"/>
    <w:basedOn w:val="Normal"/>
    <w:link w:val="FooterChar"/>
    <w:uiPriority w:val="99"/>
    <w:qFormat/>
    <w:rsid w:val="00AA276A"/>
    <w:pPr>
      <w:pBdr>
        <w:top w:val="single" w:sz="4" w:space="1" w:color="017057" w:themeColor="accent4" w:themeShade="BF"/>
      </w:pBdr>
      <w:tabs>
        <w:tab w:val="right" w:pos="9000"/>
      </w:tabs>
      <w:ind w:left="-360"/>
    </w:pPr>
  </w:style>
  <w:style w:type="character" w:styleId="PlaceholderText">
    <w:name w:val="Placeholder Text"/>
    <w:basedOn w:val="DefaultParagraphFont"/>
    <w:uiPriority w:val="99"/>
    <w:semiHidden/>
    <w:rsid w:val="00135B17"/>
    <w:rPr>
      <w:color w:val="808080"/>
    </w:rPr>
  </w:style>
  <w:style w:type="table" w:styleId="TableGrid">
    <w:name w:val="Table Grid"/>
    <w:basedOn w:val="TableNormal"/>
    <w:rsid w:val="00547BC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3E5CFA"/>
    <w:rPr>
      <w:sz w:val="16"/>
      <w:szCs w:val="16"/>
    </w:rPr>
  </w:style>
  <w:style w:type="paragraph" w:styleId="CommentText">
    <w:name w:val="annotation text"/>
    <w:basedOn w:val="Normal"/>
    <w:semiHidden/>
    <w:rsid w:val="003E5CFA"/>
  </w:style>
  <w:style w:type="paragraph" w:styleId="CommentSubject">
    <w:name w:val="annotation subject"/>
    <w:basedOn w:val="CommentText"/>
    <w:next w:val="CommentText"/>
    <w:semiHidden/>
    <w:rsid w:val="003E5CFA"/>
    <w:rPr>
      <w:b/>
      <w:bCs/>
    </w:rPr>
  </w:style>
  <w:style w:type="paragraph" w:styleId="BalloonText">
    <w:name w:val="Balloon Text"/>
    <w:basedOn w:val="Normal"/>
    <w:semiHidden/>
    <w:unhideWhenUsed/>
    <w:rsid w:val="003E5CFA"/>
    <w:rPr>
      <w:rFonts w:ascii="Tahoma" w:hAnsi="Tahoma" w:cs="Tahoma"/>
      <w:sz w:val="16"/>
      <w:szCs w:val="16"/>
    </w:rPr>
  </w:style>
  <w:style w:type="paragraph" w:customStyle="1" w:styleId="Logo">
    <w:name w:val="Logo"/>
    <w:basedOn w:val="Normal"/>
    <w:autoRedefine/>
    <w:unhideWhenUsed/>
    <w:qFormat/>
    <w:rsid w:val="004C1652"/>
    <w:pPr>
      <w:jc w:val="right"/>
    </w:pPr>
    <w:rPr>
      <w:noProof/>
    </w:rPr>
  </w:style>
  <w:style w:type="paragraph" w:styleId="Title">
    <w:name w:val="Title"/>
    <w:basedOn w:val="Normal"/>
    <w:next w:val="Normal"/>
    <w:link w:val="TitleChar"/>
    <w:uiPriority w:val="10"/>
    <w:qFormat/>
    <w:rsid w:val="005F2D7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F2D77"/>
    <w:rPr>
      <w:rFonts w:asciiTheme="majorHAnsi" w:eastAsiaTheme="majorEastAsia" w:hAnsiTheme="majorHAnsi" w:cstheme="majorBidi"/>
      <w:b/>
      <w:bCs/>
      <w:spacing w:val="-7"/>
      <w:sz w:val="48"/>
      <w:szCs w:val="48"/>
    </w:rPr>
  </w:style>
  <w:style w:type="paragraph" w:customStyle="1" w:styleId="CompanyName">
    <w:name w:val="Company Name"/>
    <w:basedOn w:val="Normal"/>
    <w:autoRedefine/>
    <w:rsid w:val="00135B17"/>
    <w:pPr>
      <w:spacing w:before="2000" w:after="80"/>
      <w:jc w:val="right"/>
    </w:pPr>
    <w:rPr>
      <w:sz w:val="36"/>
    </w:rPr>
  </w:style>
  <w:style w:type="paragraph" w:styleId="Subtitle">
    <w:name w:val="Subtitle"/>
    <w:basedOn w:val="Normal"/>
    <w:next w:val="Normal"/>
    <w:link w:val="SubtitleChar"/>
    <w:uiPriority w:val="11"/>
    <w:qFormat/>
    <w:rsid w:val="005F2D7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2D77"/>
    <w:rPr>
      <w:rFonts w:asciiTheme="majorHAnsi" w:eastAsiaTheme="majorEastAsia" w:hAnsiTheme="majorHAnsi" w:cstheme="majorBidi"/>
      <w:sz w:val="24"/>
      <w:szCs w:val="24"/>
    </w:rPr>
  </w:style>
  <w:style w:type="paragraph" w:customStyle="1" w:styleId="Presentedby">
    <w:name w:val="Presented by"/>
    <w:basedOn w:val="Subtitle"/>
    <w:autoRedefine/>
    <w:rsid w:val="00135B17"/>
  </w:style>
  <w:style w:type="paragraph" w:styleId="TOCHeading">
    <w:name w:val="TOC Heading"/>
    <w:basedOn w:val="Heading1"/>
    <w:next w:val="Normal"/>
    <w:uiPriority w:val="39"/>
    <w:unhideWhenUsed/>
    <w:qFormat/>
    <w:rsid w:val="005F2D77"/>
    <w:pPr>
      <w:outlineLvl w:val="9"/>
    </w:pPr>
  </w:style>
  <w:style w:type="paragraph" w:styleId="TOC2">
    <w:name w:val="toc 2"/>
    <w:basedOn w:val="Normal"/>
    <w:next w:val="Normal"/>
    <w:autoRedefine/>
    <w:uiPriority w:val="39"/>
    <w:unhideWhenUsed/>
    <w:rsid w:val="00DD7DDE"/>
    <w:pPr>
      <w:spacing w:after="100" w:line="259" w:lineRule="auto"/>
      <w:ind w:left="220"/>
    </w:pPr>
  </w:style>
  <w:style w:type="paragraph" w:styleId="TOC1">
    <w:name w:val="toc 1"/>
    <w:basedOn w:val="Normal"/>
    <w:next w:val="Normal"/>
    <w:autoRedefine/>
    <w:uiPriority w:val="39"/>
    <w:unhideWhenUsed/>
    <w:rsid w:val="004B5402"/>
    <w:pPr>
      <w:tabs>
        <w:tab w:val="right" w:leader="dot" w:pos="8990"/>
      </w:tabs>
      <w:spacing w:before="240" w:after="100" w:line="259" w:lineRule="auto"/>
    </w:pPr>
  </w:style>
  <w:style w:type="paragraph" w:styleId="TOC3">
    <w:name w:val="toc 3"/>
    <w:basedOn w:val="Normal"/>
    <w:next w:val="Normal"/>
    <w:autoRedefine/>
    <w:uiPriority w:val="39"/>
    <w:unhideWhenUsed/>
    <w:rsid w:val="00DD7DDE"/>
    <w:pPr>
      <w:spacing w:after="100" w:line="259" w:lineRule="auto"/>
      <w:ind w:left="440"/>
    </w:pPr>
  </w:style>
  <w:style w:type="character" w:styleId="Hyperlink">
    <w:name w:val="Hyperlink"/>
    <w:basedOn w:val="DefaultParagraphFont"/>
    <w:uiPriority w:val="99"/>
    <w:unhideWhenUsed/>
    <w:rsid w:val="00DD7DDE"/>
    <w:rPr>
      <w:color w:val="6B9F25" w:themeColor="hyperlink"/>
      <w:u w:val="single"/>
    </w:rPr>
  </w:style>
  <w:style w:type="paragraph" w:styleId="Caption">
    <w:name w:val="caption"/>
    <w:basedOn w:val="Normal"/>
    <w:next w:val="Normal"/>
    <w:uiPriority w:val="35"/>
    <w:unhideWhenUsed/>
    <w:qFormat/>
    <w:rsid w:val="005F2D77"/>
    <w:rPr>
      <w:b/>
      <w:bCs/>
      <w:sz w:val="18"/>
      <w:szCs w:val="18"/>
    </w:rPr>
  </w:style>
  <w:style w:type="table" w:customStyle="1" w:styleId="GridTable1Light">
    <w:name w:val="Grid Table 1 Light"/>
    <w:basedOn w:val="TableNormal"/>
    <w:uiPriority w:val="46"/>
    <w:rsid w:val="00DD7DDE"/>
    <w:rPr>
      <w:kern w:val="2"/>
      <w:sz w:val="21"/>
      <w:lang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F2D77"/>
    <w:pPr>
      <w:ind w:left="720"/>
      <w:contextualSpacing/>
    </w:pPr>
  </w:style>
  <w:style w:type="paragraph" w:customStyle="1" w:styleId="NumberedBlockText">
    <w:name w:val="Numbered Block Text"/>
    <w:basedOn w:val="Normal"/>
    <w:unhideWhenUsed/>
    <w:rsid w:val="00DD7DDE"/>
    <w:pPr>
      <w:numPr>
        <w:numId w:val="22"/>
      </w:numPr>
      <w:spacing w:before="120" w:after="0"/>
      <w:ind w:left="821"/>
    </w:pPr>
    <w:rPr>
      <w:bCs/>
      <w:kern w:val="2"/>
      <w:sz w:val="21"/>
      <w:szCs w:val="24"/>
      <w:lang w:eastAsia="zh-CN"/>
    </w:rPr>
  </w:style>
  <w:style w:type="table" w:customStyle="1" w:styleId="TipTable">
    <w:name w:val="Tip Table"/>
    <w:basedOn w:val="TableNormal"/>
    <w:uiPriority w:val="99"/>
    <w:rsid w:val="00DD7DDE"/>
    <w:rPr>
      <w:rFonts w:eastAsiaTheme="minorHAnsi"/>
      <w:color w:val="404040" w:themeColor="text1" w:themeTint="BF"/>
      <w:sz w:val="18"/>
      <w:szCs w:val="18"/>
      <w:lang w:eastAsia="ja-JP"/>
    </w:rPr>
    <w:tblPr>
      <w:tblInd w:w="0" w:type="dxa"/>
      <w:tblCellMar>
        <w:top w:w="144" w:type="dxa"/>
        <w:left w:w="0" w:type="dxa"/>
        <w:bottom w:w="0" w:type="dxa"/>
        <w:right w:w="0" w:type="dxa"/>
      </w:tblCellMar>
    </w:tblPr>
    <w:tcPr>
      <w:shd w:val="clear" w:color="auto" w:fill="DAEFD3" w:themeFill="accent1" w:themeFillTint="33"/>
    </w:tcPr>
    <w:tblStylePr w:type="firstCol">
      <w:pPr>
        <w:wordWrap/>
        <w:jc w:val="center"/>
      </w:pPr>
    </w:tblStylePr>
  </w:style>
  <w:style w:type="paragraph" w:customStyle="1" w:styleId="TipText">
    <w:name w:val="Tip Text"/>
    <w:basedOn w:val="Normal"/>
    <w:uiPriority w:val="99"/>
    <w:rsid w:val="00DD7DDE"/>
    <w:pPr>
      <w:spacing w:line="264" w:lineRule="auto"/>
      <w:ind w:right="576"/>
    </w:pPr>
    <w:rPr>
      <w:rFonts w:eastAsiaTheme="minorHAnsi"/>
      <w:i/>
      <w:iCs/>
      <w:color w:val="7F7F7F" w:themeColor="text1" w:themeTint="80"/>
      <w:sz w:val="16"/>
      <w:szCs w:val="16"/>
      <w:lang w:eastAsia="ja-JP"/>
    </w:rPr>
  </w:style>
  <w:style w:type="paragraph" w:customStyle="1" w:styleId="ColumnHeading">
    <w:name w:val="Column Heading"/>
    <w:basedOn w:val="Normal"/>
    <w:autoRedefine/>
    <w:qFormat/>
    <w:rsid w:val="009C08F3"/>
    <w:pPr>
      <w:spacing w:before="120" w:after="0"/>
      <w:jc w:val="center"/>
    </w:pPr>
    <w:rPr>
      <w:rFonts w:asciiTheme="majorHAnsi" w:eastAsia="Times New Roman" w:hAnsiTheme="majorHAnsi"/>
      <w:b/>
      <w:bCs/>
      <w:color w:val="FFFFFF" w:themeColor="background1"/>
    </w:rPr>
  </w:style>
  <w:style w:type="paragraph" w:customStyle="1" w:styleId="TableText">
    <w:name w:val="Table Text"/>
    <w:basedOn w:val="Normal"/>
    <w:autoRedefine/>
    <w:qFormat/>
    <w:rsid w:val="008079F9"/>
    <w:pPr>
      <w:spacing w:before="120" w:after="0"/>
      <w:ind w:right="115"/>
      <w:jc w:val="left"/>
    </w:pPr>
    <w:rPr>
      <w:rFonts w:ascii="Times New Roman" w:eastAsia="Times New Roman" w:hAnsi="Times New Roman"/>
      <w:bCs/>
    </w:rPr>
  </w:style>
  <w:style w:type="paragraph" w:styleId="NoSpacing">
    <w:name w:val="No Spacing"/>
    <w:link w:val="NoSpacingChar"/>
    <w:uiPriority w:val="1"/>
    <w:qFormat/>
    <w:rsid w:val="005F2D77"/>
    <w:pPr>
      <w:spacing w:after="0" w:line="240" w:lineRule="auto"/>
    </w:pPr>
  </w:style>
  <w:style w:type="character" w:customStyle="1" w:styleId="NoSpacingChar">
    <w:name w:val="No Spacing Char"/>
    <w:basedOn w:val="DefaultParagraphFont"/>
    <w:link w:val="NoSpacing"/>
    <w:uiPriority w:val="1"/>
    <w:rsid w:val="00993255"/>
  </w:style>
  <w:style w:type="character" w:customStyle="1" w:styleId="Heading1Char">
    <w:name w:val="Heading 1 Char"/>
    <w:basedOn w:val="DefaultParagraphFont"/>
    <w:link w:val="Heading1"/>
    <w:uiPriority w:val="9"/>
    <w:rsid w:val="005F2D7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5F2D7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F2D7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F2D7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F2D7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F2D7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F2D77"/>
    <w:rPr>
      <w:i/>
      <w:iCs/>
    </w:rPr>
  </w:style>
  <w:style w:type="character" w:customStyle="1" w:styleId="Heading8Char">
    <w:name w:val="Heading 8 Char"/>
    <w:basedOn w:val="DefaultParagraphFont"/>
    <w:link w:val="Heading8"/>
    <w:uiPriority w:val="9"/>
    <w:semiHidden/>
    <w:rsid w:val="005F2D77"/>
    <w:rPr>
      <w:b/>
      <w:bCs/>
    </w:rPr>
  </w:style>
  <w:style w:type="character" w:customStyle="1" w:styleId="Heading9Char">
    <w:name w:val="Heading 9 Char"/>
    <w:basedOn w:val="DefaultParagraphFont"/>
    <w:link w:val="Heading9"/>
    <w:uiPriority w:val="9"/>
    <w:semiHidden/>
    <w:rsid w:val="005F2D77"/>
    <w:rPr>
      <w:i/>
      <w:iCs/>
    </w:rPr>
  </w:style>
  <w:style w:type="character" w:styleId="Strong">
    <w:name w:val="Strong"/>
    <w:basedOn w:val="DefaultParagraphFont"/>
    <w:uiPriority w:val="22"/>
    <w:qFormat/>
    <w:rsid w:val="005F2D77"/>
    <w:rPr>
      <w:b/>
      <w:bCs/>
      <w:color w:val="auto"/>
    </w:rPr>
  </w:style>
  <w:style w:type="character" w:styleId="Emphasis">
    <w:name w:val="Emphasis"/>
    <w:basedOn w:val="DefaultParagraphFont"/>
    <w:uiPriority w:val="20"/>
    <w:qFormat/>
    <w:rsid w:val="005F2D77"/>
    <w:rPr>
      <w:i/>
      <w:iCs/>
      <w:color w:val="auto"/>
    </w:rPr>
  </w:style>
  <w:style w:type="paragraph" w:styleId="Quote">
    <w:name w:val="Quote"/>
    <w:basedOn w:val="Normal"/>
    <w:next w:val="Normal"/>
    <w:link w:val="QuoteChar"/>
    <w:uiPriority w:val="29"/>
    <w:qFormat/>
    <w:rsid w:val="005F2D7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F2D7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F2D7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F2D7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F2D77"/>
    <w:rPr>
      <w:i/>
      <w:iCs/>
      <w:color w:val="auto"/>
    </w:rPr>
  </w:style>
  <w:style w:type="character" w:styleId="IntenseEmphasis">
    <w:name w:val="Intense Emphasis"/>
    <w:basedOn w:val="DefaultParagraphFont"/>
    <w:uiPriority w:val="21"/>
    <w:qFormat/>
    <w:rsid w:val="005F2D77"/>
    <w:rPr>
      <w:b/>
      <w:bCs/>
      <w:i/>
      <w:iCs/>
      <w:color w:val="auto"/>
    </w:rPr>
  </w:style>
  <w:style w:type="character" w:styleId="SubtleReference">
    <w:name w:val="Subtle Reference"/>
    <w:basedOn w:val="DefaultParagraphFont"/>
    <w:uiPriority w:val="31"/>
    <w:qFormat/>
    <w:rsid w:val="005F2D77"/>
    <w:rPr>
      <w:smallCaps/>
      <w:color w:val="auto"/>
      <w:u w:val="single" w:color="7F7F7F" w:themeColor="text1" w:themeTint="80"/>
    </w:rPr>
  </w:style>
  <w:style w:type="character" w:styleId="IntenseReference">
    <w:name w:val="Intense Reference"/>
    <w:basedOn w:val="DefaultParagraphFont"/>
    <w:uiPriority w:val="32"/>
    <w:qFormat/>
    <w:rsid w:val="005F2D77"/>
    <w:rPr>
      <w:b/>
      <w:bCs/>
      <w:smallCaps/>
      <w:color w:val="auto"/>
      <w:u w:val="single"/>
    </w:rPr>
  </w:style>
  <w:style w:type="character" w:styleId="BookTitle">
    <w:name w:val="Book Title"/>
    <w:basedOn w:val="DefaultParagraphFont"/>
    <w:uiPriority w:val="33"/>
    <w:qFormat/>
    <w:rsid w:val="005F2D77"/>
    <w:rPr>
      <w:b/>
      <w:bCs/>
      <w:smallCaps/>
      <w:color w:val="auto"/>
    </w:rPr>
  </w:style>
  <w:style w:type="character" w:customStyle="1" w:styleId="FooterChar">
    <w:name w:val="Footer Char"/>
    <w:basedOn w:val="DefaultParagraphFont"/>
    <w:link w:val="Footer"/>
    <w:uiPriority w:val="99"/>
    <w:rsid w:val="003C5486"/>
  </w:style>
  <w:style w:type="paragraph" w:styleId="TableofFigures">
    <w:name w:val="table of figures"/>
    <w:basedOn w:val="Normal"/>
    <w:next w:val="Normal"/>
    <w:uiPriority w:val="99"/>
    <w:unhideWhenUsed/>
    <w:rsid w:val="00F90085"/>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qFormat="1"/>
    <w:lsdException w:name="footer" w:uiPriority="99" w:qFormat="1"/>
    <w:lsdException w:name="caption" w:uiPriority="35" w:qFormat="1"/>
    <w:lsdException w:name="table of figures" w:uiPriority="99"/>
    <w:lsdException w:name="Title" w:semiHidden="0" w:uiPriority="10" w:unhideWhenUsed="0" w:qFormat="1"/>
    <w:lsdException w:name="Subtitle" w:semiHidden="0" w:uiPriority="11" w:unhideWhenUsed="0" w:qFormat="1"/>
    <w:lsdException w:name="Hyperlink" w:uiPriority="99"/>
    <w:lsdException w:name="Strong" w:uiPriority="22" w:qFormat="1"/>
    <w:lsdException w:name="Emphasis" w:uiPriority="2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B04BC"/>
  </w:style>
  <w:style w:type="paragraph" w:styleId="Heading1">
    <w:name w:val="heading 1"/>
    <w:basedOn w:val="Normal"/>
    <w:next w:val="Normal"/>
    <w:link w:val="Heading1Char"/>
    <w:uiPriority w:val="9"/>
    <w:qFormat/>
    <w:rsid w:val="005F2D7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5F2D7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F2D7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F2D7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F2D7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F2D7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F2D7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F2D7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F2D7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rsid w:val="00D83D47"/>
    <w:pPr>
      <w:spacing w:after="400"/>
      <w:ind w:left="-360"/>
    </w:pPr>
    <w:rPr>
      <w:rFonts w:asciiTheme="majorHAnsi" w:hAnsiTheme="majorHAnsi"/>
      <w:b/>
      <w:sz w:val="26"/>
    </w:rPr>
  </w:style>
  <w:style w:type="paragraph" w:styleId="Footer">
    <w:name w:val="footer"/>
    <w:basedOn w:val="Normal"/>
    <w:link w:val="FooterChar"/>
    <w:uiPriority w:val="99"/>
    <w:qFormat/>
    <w:rsid w:val="00AA276A"/>
    <w:pPr>
      <w:pBdr>
        <w:top w:val="single" w:sz="4" w:space="1" w:color="017057" w:themeColor="accent4" w:themeShade="BF"/>
      </w:pBdr>
      <w:tabs>
        <w:tab w:val="right" w:pos="9000"/>
      </w:tabs>
      <w:ind w:left="-360"/>
    </w:pPr>
  </w:style>
  <w:style w:type="character" w:styleId="PlaceholderText">
    <w:name w:val="Placeholder Text"/>
    <w:basedOn w:val="DefaultParagraphFont"/>
    <w:uiPriority w:val="99"/>
    <w:semiHidden/>
    <w:rsid w:val="00135B17"/>
    <w:rPr>
      <w:color w:val="808080"/>
    </w:rPr>
  </w:style>
  <w:style w:type="table" w:styleId="TableGrid">
    <w:name w:val="Table Grid"/>
    <w:basedOn w:val="TableNormal"/>
    <w:rsid w:val="00547BC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3E5CFA"/>
    <w:rPr>
      <w:sz w:val="16"/>
      <w:szCs w:val="16"/>
    </w:rPr>
  </w:style>
  <w:style w:type="paragraph" w:styleId="CommentText">
    <w:name w:val="annotation text"/>
    <w:basedOn w:val="Normal"/>
    <w:semiHidden/>
    <w:rsid w:val="003E5CFA"/>
  </w:style>
  <w:style w:type="paragraph" w:styleId="CommentSubject">
    <w:name w:val="annotation subject"/>
    <w:basedOn w:val="CommentText"/>
    <w:next w:val="CommentText"/>
    <w:semiHidden/>
    <w:rsid w:val="003E5CFA"/>
    <w:rPr>
      <w:b/>
      <w:bCs/>
    </w:rPr>
  </w:style>
  <w:style w:type="paragraph" w:styleId="BalloonText">
    <w:name w:val="Balloon Text"/>
    <w:basedOn w:val="Normal"/>
    <w:semiHidden/>
    <w:unhideWhenUsed/>
    <w:rsid w:val="003E5CFA"/>
    <w:rPr>
      <w:rFonts w:ascii="Tahoma" w:hAnsi="Tahoma" w:cs="Tahoma"/>
      <w:sz w:val="16"/>
      <w:szCs w:val="16"/>
    </w:rPr>
  </w:style>
  <w:style w:type="paragraph" w:customStyle="1" w:styleId="Logo">
    <w:name w:val="Logo"/>
    <w:basedOn w:val="Normal"/>
    <w:autoRedefine/>
    <w:unhideWhenUsed/>
    <w:qFormat/>
    <w:rsid w:val="004C1652"/>
    <w:pPr>
      <w:jc w:val="right"/>
    </w:pPr>
    <w:rPr>
      <w:noProof/>
    </w:rPr>
  </w:style>
  <w:style w:type="paragraph" w:styleId="Title">
    <w:name w:val="Title"/>
    <w:basedOn w:val="Normal"/>
    <w:next w:val="Normal"/>
    <w:link w:val="TitleChar"/>
    <w:uiPriority w:val="10"/>
    <w:qFormat/>
    <w:rsid w:val="005F2D7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F2D77"/>
    <w:rPr>
      <w:rFonts w:asciiTheme="majorHAnsi" w:eastAsiaTheme="majorEastAsia" w:hAnsiTheme="majorHAnsi" w:cstheme="majorBidi"/>
      <w:b/>
      <w:bCs/>
      <w:spacing w:val="-7"/>
      <w:sz w:val="48"/>
      <w:szCs w:val="48"/>
    </w:rPr>
  </w:style>
  <w:style w:type="paragraph" w:customStyle="1" w:styleId="CompanyName">
    <w:name w:val="Company Name"/>
    <w:basedOn w:val="Normal"/>
    <w:autoRedefine/>
    <w:rsid w:val="00135B17"/>
    <w:pPr>
      <w:spacing w:before="2000" w:after="80"/>
      <w:jc w:val="right"/>
    </w:pPr>
    <w:rPr>
      <w:sz w:val="36"/>
    </w:rPr>
  </w:style>
  <w:style w:type="paragraph" w:styleId="Subtitle">
    <w:name w:val="Subtitle"/>
    <w:basedOn w:val="Normal"/>
    <w:next w:val="Normal"/>
    <w:link w:val="SubtitleChar"/>
    <w:uiPriority w:val="11"/>
    <w:qFormat/>
    <w:rsid w:val="005F2D7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2D77"/>
    <w:rPr>
      <w:rFonts w:asciiTheme="majorHAnsi" w:eastAsiaTheme="majorEastAsia" w:hAnsiTheme="majorHAnsi" w:cstheme="majorBidi"/>
      <w:sz w:val="24"/>
      <w:szCs w:val="24"/>
    </w:rPr>
  </w:style>
  <w:style w:type="paragraph" w:customStyle="1" w:styleId="Presentedby">
    <w:name w:val="Presented by"/>
    <w:basedOn w:val="Subtitle"/>
    <w:autoRedefine/>
    <w:rsid w:val="00135B17"/>
  </w:style>
  <w:style w:type="paragraph" w:styleId="TOCHeading">
    <w:name w:val="TOC Heading"/>
    <w:basedOn w:val="Heading1"/>
    <w:next w:val="Normal"/>
    <w:uiPriority w:val="39"/>
    <w:unhideWhenUsed/>
    <w:qFormat/>
    <w:rsid w:val="005F2D77"/>
    <w:pPr>
      <w:outlineLvl w:val="9"/>
    </w:pPr>
  </w:style>
  <w:style w:type="paragraph" w:styleId="TOC2">
    <w:name w:val="toc 2"/>
    <w:basedOn w:val="Normal"/>
    <w:next w:val="Normal"/>
    <w:autoRedefine/>
    <w:uiPriority w:val="39"/>
    <w:unhideWhenUsed/>
    <w:rsid w:val="00DD7DDE"/>
    <w:pPr>
      <w:spacing w:after="100" w:line="259" w:lineRule="auto"/>
      <w:ind w:left="220"/>
    </w:pPr>
  </w:style>
  <w:style w:type="paragraph" w:styleId="TOC1">
    <w:name w:val="toc 1"/>
    <w:basedOn w:val="Normal"/>
    <w:next w:val="Normal"/>
    <w:autoRedefine/>
    <w:uiPriority w:val="39"/>
    <w:unhideWhenUsed/>
    <w:rsid w:val="004B5402"/>
    <w:pPr>
      <w:tabs>
        <w:tab w:val="right" w:leader="dot" w:pos="8990"/>
      </w:tabs>
      <w:spacing w:before="240" w:after="100" w:line="259" w:lineRule="auto"/>
    </w:pPr>
  </w:style>
  <w:style w:type="paragraph" w:styleId="TOC3">
    <w:name w:val="toc 3"/>
    <w:basedOn w:val="Normal"/>
    <w:next w:val="Normal"/>
    <w:autoRedefine/>
    <w:uiPriority w:val="39"/>
    <w:unhideWhenUsed/>
    <w:rsid w:val="00DD7DDE"/>
    <w:pPr>
      <w:spacing w:after="100" w:line="259" w:lineRule="auto"/>
      <w:ind w:left="440"/>
    </w:pPr>
  </w:style>
  <w:style w:type="character" w:styleId="Hyperlink">
    <w:name w:val="Hyperlink"/>
    <w:basedOn w:val="DefaultParagraphFont"/>
    <w:uiPriority w:val="99"/>
    <w:unhideWhenUsed/>
    <w:rsid w:val="00DD7DDE"/>
    <w:rPr>
      <w:color w:val="6B9F25" w:themeColor="hyperlink"/>
      <w:u w:val="single"/>
    </w:rPr>
  </w:style>
  <w:style w:type="paragraph" w:styleId="Caption">
    <w:name w:val="caption"/>
    <w:basedOn w:val="Normal"/>
    <w:next w:val="Normal"/>
    <w:uiPriority w:val="35"/>
    <w:unhideWhenUsed/>
    <w:qFormat/>
    <w:rsid w:val="005F2D77"/>
    <w:rPr>
      <w:b/>
      <w:bCs/>
      <w:sz w:val="18"/>
      <w:szCs w:val="18"/>
    </w:rPr>
  </w:style>
  <w:style w:type="table" w:customStyle="1" w:styleId="GridTable1Light">
    <w:name w:val="Grid Table 1 Light"/>
    <w:basedOn w:val="TableNormal"/>
    <w:uiPriority w:val="46"/>
    <w:rsid w:val="00DD7DDE"/>
    <w:rPr>
      <w:kern w:val="2"/>
      <w:sz w:val="21"/>
      <w:lang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F2D77"/>
    <w:pPr>
      <w:ind w:left="720"/>
      <w:contextualSpacing/>
    </w:pPr>
  </w:style>
  <w:style w:type="paragraph" w:customStyle="1" w:styleId="NumberedBlockText">
    <w:name w:val="Numbered Block Text"/>
    <w:basedOn w:val="Normal"/>
    <w:unhideWhenUsed/>
    <w:rsid w:val="00DD7DDE"/>
    <w:pPr>
      <w:numPr>
        <w:numId w:val="22"/>
      </w:numPr>
      <w:spacing w:before="120" w:after="0"/>
      <w:ind w:left="821"/>
    </w:pPr>
    <w:rPr>
      <w:bCs/>
      <w:kern w:val="2"/>
      <w:sz w:val="21"/>
      <w:szCs w:val="24"/>
      <w:lang w:eastAsia="zh-CN"/>
    </w:rPr>
  </w:style>
  <w:style w:type="table" w:customStyle="1" w:styleId="TipTable">
    <w:name w:val="Tip Table"/>
    <w:basedOn w:val="TableNormal"/>
    <w:uiPriority w:val="99"/>
    <w:rsid w:val="00DD7DDE"/>
    <w:rPr>
      <w:rFonts w:eastAsiaTheme="minorHAnsi"/>
      <w:color w:val="404040" w:themeColor="text1" w:themeTint="BF"/>
      <w:sz w:val="18"/>
      <w:szCs w:val="18"/>
      <w:lang w:eastAsia="ja-JP"/>
    </w:rPr>
    <w:tblPr>
      <w:tblInd w:w="0" w:type="dxa"/>
      <w:tblCellMar>
        <w:top w:w="144" w:type="dxa"/>
        <w:left w:w="0" w:type="dxa"/>
        <w:bottom w:w="0" w:type="dxa"/>
        <w:right w:w="0" w:type="dxa"/>
      </w:tblCellMar>
    </w:tblPr>
    <w:tcPr>
      <w:shd w:val="clear" w:color="auto" w:fill="DAEFD3" w:themeFill="accent1" w:themeFillTint="33"/>
    </w:tcPr>
    <w:tblStylePr w:type="firstCol">
      <w:pPr>
        <w:wordWrap/>
        <w:jc w:val="center"/>
      </w:pPr>
    </w:tblStylePr>
  </w:style>
  <w:style w:type="paragraph" w:customStyle="1" w:styleId="TipText">
    <w:name w:val="Tip Text"/>
    <w:basedOn w:val="Normal"/>
    <w:uiPriority w:val="99"/>
    <w:rsid w:val="00DD7DDE"/>
    <w:pPr>
      <w:spacing w:line="264" w:lineRule="auto"/>
      <w:ind w:right="576"/>
    </w:pPr>
    <w:rPr>
      <w:rFonts w:eastAsiaTheme="minorHAnsi"/>
      <w:i/>
      <w:iCs/>
      <w:color w:val="7F7F7F" w:themeColor="text1" w:themeTint="80"/>
      <w:sz w:val="16"/>
      <w:szCs w:val="16"/>
      <w:lang w:eastAsia="ja-JP"/>
    </w:rPr>
  </w:style>
  <w:style w:type="paragraph" w:customStyle="1" w:styleId="ColumnHeading">
    <w:name w:val="Column Heading"/>
    <w:basedOn w:val="Normal"/>
    <w:autoRedefine/>
    <w:qFormat/>
    <w:rsid w:val="009C08F3"/>
    <w:pPr>
      <w:spacing w:before="120" w:after="0"/>
      <w:jc w:val="center"/>
    </w:pPr>
    <w:rPr>
      <w:rFonts w:asciiTheme="majorHAnsi" w:eastAsia="Times New Roman" w:hAnsiTheme="majorHAnsi"/>
      <w:b/>
      <w:bCs/>
      <w:color w:val="FFFFFF" w:themeColor="background1"/>
    </w:rPr>
  </w:style>
  <w:style w:type="paragraph" w:customStyle="1" w:styleId="TableText">
    <w:name w:val="Table Text"/>
    <w:basedOn w:val="Normal"/>
    <w:autoRedefine/>
    <w:qFormat/>
    <w:rsid w:val="008079F9"/>
    <w:pPr>
      <w:spacing w:before="120" w:after="0"/>
      <w:ind w:right="115"/>
      <w:jc w:val="left"/>
    </w:pPr>
    <w:rPr>
      <w:rFonts w:ascii="Times New Roman" w:eastAsia="Times New Roman" w:hAnsi="Times New Roman"/>
      <w:bCs/>
    </w:rPr>
  </w:style>
  <w:style w:type="paragraph" w:styleId="NoSpacing">
    <w:name w:val="No Spacing"/>
    <w:link w:val="NoSpacingChar"/>
    <w:uiPriority w:val="1"/>
    <w:qFormat/>
    <w:rsid w:val="005F2D77"/>
    <w:pPr>
      <w:spacing w:after="0" w:line="240" w:lineRule="auto"/>
    </w:pPr>
  </w:style>
  <w:style w:type="character" w:customStyle="1" w:styleId="NoSpacingChar">
    <w:name w:val="No Spacing Char"/>
    <w:basedOn w:val="DefaultParagraphFont"/>
    <w:link w:val="NoSpacing"/>
    <w:uiPriority w:val="1"/>
    <w:rsid w:val="00993255"/>
  </w:style>
  <w:style w:type="character" w:customStyle="1" w:styleId="Heading1Char">
    <w:name w:val="Heading 1 Char"/>
    <w:basedOn w:val="DefaultParagraphFont"/>
    <w:link w:val="Heading1"/>
    <w:uiPriority w:val="9"/>
    <w:rsid w:val="005F2D7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5F2D7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F2D7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F2D7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F2D7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F2D7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F2D77"/>
    <w:rPr>
      <w:i/>
      <w:iCs/>
    </w:rPr>
  </w:style>
  <w:style w:type="character" w:customStyle="1" w:styleId="Heading8Char">
    <w:name w:val="Heading 8 Char"/>
    <w:basedOn w:val="DefaultParagraphFont"/>
    <w:link w:val="Heading8"/>
    <w:uiPriority w:val="9"/>
    <w:semiHidden/>
    <w:rsid w:val="005F2D77"/>
    <w:rPr>
      <w:b/>
      <w:bCs/>
    </w:rPr>
  </w:style>
  <w:style w:type="character" w:customStyle="1" w:styleId="Heading9Char">
    <w:name w:val="Heading 9 Char"/>
    <w:basedOn w:val="DefaultParagraphFont"/>
    <w:link w:val="Heading9"/>
    <w:uiPriority w:val="9"/>
    <w:semiHidden/>
    <w:rsid w:val="005F2D77"/>
    <w:rPr>
      <w:i/>
      <w:iCs/>
    </w:rPr>
  </w:style>
  <w:style w:type="character" w:styleId="Strong">
    <w:name w:val="Strong"/>
    <w:basedOn w:val="DefaultParagraphFont"/>
    <w:uiPriority w:val="22"/>
    <w:qFormat/>
    <w:rsid w:val="005F2D77"/>
    <w:rPr>
      <w:b/>
      <w:bCs/>
      <w:color w:val="auto"/>
    </w:rPr>
  </w:style>
  <w:style w:type="character" w:styleId="Emphasis">
    <w:name w:val="Emphasis"/>
    <w:basedOn w:val="DefaultParagraphFont"/>
    <w:uiPriority w:val="20"/>
    <w:qFormat/>
    <w:rsid w:val="005F2D77"/>
    <w:rPr>
      <w:i/>
      <w:iCs/>
      <w:color w:val="auto"/>
    </w:rPr>
  </w:style>
  <w:style w:type="paragraph" w:styleId="Quote">
    <w:name w:val="Quote"/>
    <w:basedOn w:val="Normal"/>
    <w:next w:val="Normal"/>
    <w:link w:val="QuoteChar"/>
    <w:uiPriority w:val="29"/>
    <w:qFormat/>
    <w:rsid w:val="005F2D7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F2D7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F2D7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F2D7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F2D77"/>
    <w:rPr>
      <w:i/>
      <w:iCs/>
      <w:color w:val="auto"/>
    </w:rPr>
  </w:style>
  <w:style w:type="character" w:styleId="IntenseEmphasis">
    <w:name w:val="Intense Emphasis"/>
    <w:basedOn w:val="DefaultParagraphFont"/>
    <w:uiPriority w:val="21"/>
    <w:qFormat/>
    <w:rsid w:val="005F2D77"/>
    <w:rPr>
      <w:b/>
      <w:bCs/>
      <w:i/>
      <w:iCs/>
      <w:color w:val="auto"/>
    </w:rPr>
  </w:style>
  <w:style w:type="character" w:styleId="SubtleReference">
    <w:name w:val="Subtle Reference"/>
    <w:basedOn w:val="DefaultParagraphFont"/>
    <w:uiPriority w:val="31"/>
    <w:qFormat/>
    <w:rsid w:val="005F2D77"/>
    <w:rPr>
      <w:smallCaps/>
      <w:color w:val="auto"/>
      <w:u w:val="single" w:color="7F7F7F" w:themeColor="text1" w:themeTint="80"/>
    </w:rPr>
  </w:style>
  <w:style w:type="character" w:styleId="IntenseReference">
    <w:name w:val="Intense Reference"/>
    <w:basedOn w:val="DefaultParagraphFont"/>
    <w:uiPriority w:val="32"/>
    <w:qFormat/>
    <w:rsid w:val="005F2D77"/>
    <w:rPr>
      <w:b/>
      <w:bCs/>
      <w:smallCaps/>
      <w:color w:val="auto"/>
      <w:u w:val="single"/>
    </w:rPr>
  </w:style>
  <w:style w:type="character" w:styleId="BookTitle">
    <w:name w:val="Book Title"/>
    <w:basedOn w:val="DefaultParagraphFont"/>
    <w:uiPriority w:val="33"/>
    <w:qFormat/>
    <w:rsid w:val="005F2D77"/>
    <w:rPr>
      <w:b/>
      <w:bCs/>
      <w:smallCaps/>
      <w:color w:val="auto"/>
    </w:rPr>
  </w:style>
  <w:style w:type="character" w:customStyle="1" w:styleId="FooterChar">
    <w:name w:val="Footer Char"/>
    <w:basedOn w:val="DefaultParagraphFont"/>
    <w:link w:val="Footer"/>
    <w:uiPriority w:val="99"/>
    <w:rsid w:val="003C5486"/>
  </w:style>
  <w:style w:type="paragraph" w:styleId="TableofFigures">
    <w:name w:val="table of figures"/>
    <w:basedOn w:val="Normal"/>
    <w:next w:val="Normal"/>
    <w:uiPriority w:val="99"/>
    <w:unhideWhenUsed/>
    <w:rsid w:val="00F900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74148">
      <w:bodyDiv w:val="1"/>
      <w:marLeft w:val="0"/>
      <w:marRight w:val="0"/>
      <w:marTop w:val="0"/>
      <w:marBottom w:val="0"/>
      <w:divBdr>
        <w:top w:val="none" w:sz="0" w:space="0" w:color="auto"/>
        <w:left w:val="none" w:sz="0" w:space="0" w:color="auto"/>
        <w:bottom w:val="none" w:sz="0" w:space="0" w:color="auto"/>
        <w:right w:val="none" w:sz="0" w:space="0" w:color="auto"/>
      </w:divBdr>
    </w:div>
    <w:div w:id="226260803">
      <w:bodyDiv w:val="1"/>
      <w:marLeft w:val="0"/>
      <w:marRight w:val="0"/>
      <w:marTop w:val="0"/>
      <w:marBottom w:val="0"/>
      <w:divBdr>
        <w:top w:val="none" w:sz="0" w:space="0" w:color="auto"/>
        <w:left w:val="none" w:sz="0" w:space="0" w:color="auto"/>
        <w:bottom w:val="none" w:sz="0" w:space="0" w:color="auto"/>
        <w:right w:val="none" w:sz="0" w:space="0" w:color="auto"/>
      </w:divBdr>
    </w:div>
    <w:div w:id="236550051">
      <w:bodyDiv w:val="1"/>
      <w:marLeft w:val="0"/>
      <w:marRight w:val="0"/>
      <w:marTop w:val="0"/>
      <w:marBottom w:val="0"/>
      <w:divBdr>
        <w:top w:val="none" w:sz="0" w:space="0" w:color="auto"/>
        <w:left w:val="none" w:sz="0" w:space="0" w:color="auto"/>
        <w:bottom w:val="none" w:sz="0" w:space="0" w:color="auto"/>
        <w:right w:val="none" w:sz="0" w:space="0" w:color="auto"/>
      </w:divBdr>
    </w:div>
    <w:div w:id="140648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hyperlink" Target="http://www.ncbi.nlm.nih.gov/gene" TargetMode="External"/><Relationship Id="rId21" Type="http://schemas.openxmlformats.org/officeDocument/2006/relationships/hyperlink" Target="https://cpicpgx.org/guidelines/" TargetMode="External"/><Relationship Id="rId22" Type="http://schemas.openxmlformats.org/officeDocument/2006/relationships/hyperlink" Target="https://www.pharmgkb.org" TargetMode="External"/><Relationship Id="rId23" Type="http://schemas.openxmlformats.org/officeDocument/2006/relationships/hyperlink" Target="http://www.ncbi.nlm.nih.gov/snp/" TargetMode="External"/><Relationship Id="rId24" Type="http://schemas.openxmlformats.org/officeDocument/2006/relationships/hyperlink" Target="http://www.ncbi.nlm.nih.gov/clinvar/" TargetMode="External"/><Relationship Id="rId25" Type="http://schemas.openxmlformats.org/officeDocument/2006/relationships/hyperlink" Target="http://www.ncbi.nlm.nih.gov/pubmed/" TargetMode="Externa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ngjing\AppData\Roaming\Microsoft\Templates\Service%20specification.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7A903-EDBE-4079-881D-796830D4E50C}">
  <ds:schemaRefs>
    <ds:schemaRef ds:uri="http://schemas.microsoft.com/sharepoint/v3/contenttype/forms"/>
  </ds:schemaRefs>
</ds:datastoreItem>
</file>

<file path=customXml/itemProps3.xml><?xml version="1.0" encoding="utf-8"?>
<ds:datastoreItem xmlns:ds="http://schemas.openxmlformats.org/officeDocument/2006/customXml" ds:itemID="{FE90D1FD-E03B-7345-8DEC-AAD24ADA9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\Users\tingjing\AppData\Roaming\Microsoft\Templates\Service specification.dotx</Template>
  <TotalTime>1</TotalTime>
  <Pages>25</Pages>
  <Words>5261</Words>
  <Characters>29990</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Standard Operating Procedure of Pharmacogenetics Module</vt:lpstr>
    </vt:vector>
  </TitlesOfParts>
  <Company/>
  <LinksUpToDate>false</LinksUpToDate>
  <CharactersWithSpaces>35181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Operating Procedure of Pharmacogenetics Module</dc:title>
  <dc:subject>Vishuo Biomedical Pte. Ltd.</dc:subject>
  <dc:creator>Tingjing Ke</dc:creator>
  <cp:keywords/>
  <cp:lastModifiedBy>Guo Dong Liang</cp:lastModifiedBy>
  <cp:revision>2</cp:revision>
  <cp:lastPrinted>2004-05-27T16:47:00Z</cp:lastPrinted>
  <dcterms:created xsi:type="dcterms:W3CDTF">2016-04-10T11:38:00Z</dcterms:created>
  <dcterms:modified xsi:type="dcterms:W3CDTF">2016-04-10T11:38:00Z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TC011887441033</vt:lpwstr>
  </property>
</Properties>
</file>